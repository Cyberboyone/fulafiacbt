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31D6" w:rsidRPr="00EE54C2" w:rsidRDefault="00EE54C2">
      <w:pPr>
        <w:rPr>
          <w:rFonts w:ascii="Times New Roman" w:hAnsi="Times New Roman" w:cs="Times New Roman"/>
          <w:b/>
          <w:sz w:val="24"/>
          <w:szCs w:val="24"/>
        </w:rPr>
      </w:pPr>
      <w:r w:rsidRPr="00EE54C2">
        <w:rPr>
          <w:rFonts w:ascii="Times New Roman" w:hAnsi="Times New Roman" w:cs="Times New Roman"/>
          <w:b/>
          <w:sz w:val="24"/>
          <w:szCs w:val="24"/>
        </w:rPr>
        <w:t>GENERAL SURVEY OF LOWER PLANTS</w:t>
      </w:r>
    </w:p>
    <w:p w:rsidR="007C31D6" w:rsidRPr="00EE54C2" w:rsidRDefault="007C31D6">
      <w:pPr>
        <w:rPr>
          <w:rFonts w:ascii="Times New Roman" w:hAnsi="Times New Roman" w:cs="Times New Roman"/>
          <w:sz w:val="24"/>
          <w:szCs w:val="24"/>
        </w:rPr>
      </w:pPr>
      <w:r w:rsidRPr="00EE54C2">
        <w:rPr>
          <w:rFonts w:ascii="Times New Roman" w:hAnsi="Times New Roman" w:cs="Times New Roman"/>
          <w:sz w:val="24"/>
          <w:szCs w:val="24"/>
        </w:rPr>
        <w:t>- Flowerless or seedless plants</w:t>
      </w:r>
      <w:r w:rsidR="00EE54C2" w:rsidRPr="00EE54C2">
        <w:rPr>
          <w:rFonts w:ascii="Times New Roman" w:hAnsi="Times New Roman" w:cs="Times New Roman"/>
          <w:sz w:val="24"/>
          <w:szCs w:val="24"/>
        </w:rPr>
        <w:t>, also known as</w:t>
      </w:r>
      <w:r w:rsidR="00EE54C2" w:rsidRPr="00137DBA">
        <w:rPr>
          <w:rFonts w:ascii="Times New Roman" w:hAnsi="Times New Roman" w:cs="Times New Roman"/>
          <w:sz w:val="24"/>
          <w:szCs w:val="24"/>
        </w:rPr>
        <w:t xml:space="preserve"> cryptogams</w:t>
      </w:r>
    </w:p>
    <w:p w:rsidR="007C31D6" w:rsidRPr="00EE54C2" w:rsidRDefault="007C31D6">
      <w:pPr>
        <w:rPr>
          <w:rFonts w:ascii="Times New Roman" w:hAnsi="Times New Roman" w:cs="Times New Roman"/>
          <w:sz w:val="24"/>
          <w:szCs w:val="24"/>
        </w:rPr>
      </w:pPr>
      <w:r w:rsidRPr="00EE54C2">
        <w:rPr>
          <w:rFonts w:ascii="Times New Roman" w:hAnsi="Times New Roman" w:cs="Times New Roman"/>
          <w:sz w:val="24"/>
          <w:szCs w:val="24"/>
        </w:rPr>
        <w:t xml:space="preserve">- </w:t>
      </w:r>
      <w:r w:rsidR="00791BCD" w:rsidRPr="00EE54C2">
        <w:rPr>
          <w:rFonts w:ascii="Times New Roman" w:hAnsi="Times New Roman" w:cs="Times New Roman"/>
          <w:sz w:val="24"/>
          <w:szCs w:val="24"/>
        </w:rPr>
        <w:t xml:space="preserve">Lower and more primitive plants i.e. </w:t>
      </w:r>
      <w:proofErr w:type="gramStart"/>
      <w:r w:rsidR="00791BCD" w:rsidRPr="00EE54C2">
        <w:rPr>
          <w:rFonts w:ascii="Times New Roman" w:hAnsi="Times New Roman" w:cs="Times New Roman"/>
          <w:sz w:val="24"/>
          <w:szCs w:val="24"/>
        </w:rPr>
        <w:t>Their</w:t>
      </w:r>
      <w:proofErr w:type="gramEnd"/>
      <w:r w:rsidR="00791BCD" w:rsidRPr="00EE54C2">
        <w:rPr>
          <w:rFonts w:ascii="Times New Roman" w:hAnsi="Times New Roman" w:cs="Times New Roman"/>
          <w:sz w:val="24"/>
          <w:szCs w:val="24"/>
        </w:rPr>
        <w:t xml:space="preserve"> </w:t>
      </w:r>
      <w:r w:rsidR="00791BCD" w:rsidRPr="00EE54C2">
        <w:rPr>
          <w:rFonts w:ascii="Times New Roman" w:hAnsi="Times New Roman" w:cs="Times New Roman"/>
          <w:color w:val="202124"/>
          <w:sz w:val="24"/>
          <w:szCs w:val="24"/>
          <w:shd w:val="clear" w:color="auto" w:fill="FFFFFF"/>
        </w:rPr>
        <w:t>plant bodies are</w:t>
      </w:r>
      <w:r w:rsidR="00791BCD" w:rsidRPr="00EE54C2">
        <w:rPr>
          <w:rFonts w:ascii="Times New Roman" w:hAnsi="Times New Roman" w:cs="Times New Roman"/>
          <w:color w:val="202124"/>
          <w:sz w:val="24"/>
          <w:szCs w:val="24"/>
          <w:shd w:val="clear" w:color="auto" w:fill="FFFFFF"/>
        </w:rPr>
        <w:t xml:space="preserve"> not differentiated into stem and leaves and lacks true roots and a vascular system.</w:t>
      </w:r>
    </w:p>
    <w:p w:rsidR="007C31D6" w:rsidRPr="00EE54C2" w:rsidRDefault="007C31D6">
      <w:pPr>
        <w:rPr>
          <w:rFonts w:ascii="Times New Roman" w:hAnsi="Times New Roman" w:cs="Times New Roman"/>
          <w:sz w:val="24"/>
          <w:szCs w:val="24"/>
        </w:rPr>
      </w:pPr>
      <w:r w:rsidRPr="00EE54C2">
        <w:rPr>
          <w:rFonts w:ascii="Times New Roman" w:hAnsi="Times New Roman" w:cs="Times New Roman"/>
          <w:sz w:val="24"/>
          <w:szCs w:val="24"/>
        </w:rPr>
        <w:t xml:space="preserve">- 3 main groups i.e. </w:t>
      </w:r>
      <w:proofErr w:type="spellStart"/>
      <w:r w:rsidRPr="00EE54C2">
        <w:rPr>
          <w:rFonts w:ascii="Times New Roman" w:hAnsi="Times New Roman" w:cs="Times New Roman"/>
          <w:sz w:val="24"/>
          <w:szCs w:val="24"/>
        </w:rPr>
        <w:t>Thallophyte</w:t>
      </w:r>
      <w:proofErr w:type="spellEnd"/>
      <w:r w:rsidRPr="00EE54C2">
        <w:rPr>
          <w:rFonts w:ascii="Times New Roman" w:hAnsi="Times New Roman" w:cs="Times New Roman"/>
          <w:sz w:val="24"/>
          <w:szCs w:val="24"/>
        </w:rPr>
        <w:t xml:space="preserve">, Bryophyte and </w:t>
      </w:r>
      <w:proofErr w:type="spellStart"/>
      <w:r w:rsidRPr="00EE54C2">
        <w:rPr>
          <w:rFonts w:ascii="Times New Roman" w:hAnsi="Times New Roman" w:cs="Times New Roman"/>
          <w:sz w:val="24"/>
          <w:szCs w:val="24"/>
        </w:rPr>
        <w:t>Pteridophyte</w:t>
      </w:r>
      <w:proofErr w:type="spellEnd"/>
      <w:r w:rsidRPr="00EE54C2">
        <w:rPr>
          <w:rFonts w:ascii="Times New Roman" w:hAnsi="Times New Roman" w:cs="Times New Roman"/>
          <w:sz w:val="24"/>
          <w:szCs w:val="24"/>
        </w:rPr>
        <w:t xml:space="preserve"> </w:t>
      </w:r>
    </w:p>
    <w:p w:rsidR="007C31D6" w:rsidRPr="00EE54C2" w:rsidRDefault="007C31D6">
      <w:pPr>
        <w:rPr>
          <w:rFonts w:ascii="Times New Roman" w:hAnsi="Times New Roman" w:cs="Times New Roman"/>
          <w:sz w:val="24"/>
          <w:szCs w:val="24"/>
        </w:rPr>
      </w:pPr>
      <w:r w:rsidRPr="00EE54C2">
        <w:rPr>
          <w:rFonts w:ascii="Times New Roman" w:hAnsi="Times New Roman" w:cs="Times New Roman"/>
          <w:sz w:val="24"/>
          <w:szCs w:val="24"/>
        </w:rPr>
        <w:t xml:space="preserve">- </w:t>
      </w:r>
      <w:proofErr w:type="spellStart"/>
      <w:r w:rsidRPr="00EE54C2">
        <w:rPr>
          <w:rFonts w:ascii="Times New Roman" w:hAnsi="Times New Roman" w:cs="Times New Roman"/>
          <w:sz w:val="24"/>
          <w:szCs w:val="24"/>
        </w:rPr>
        <w:t>Thallophytes</w:t>
      </w:r>
      <w:proofErr w:type="spellEnd"/>
      <w:r w:rsidRPr="00EE54C2">
        <w:rPr>
          <w:rFonts w:ascii="Times New Roman" w:hAnsi="Times New Roman" w:cs="Times New Roman"/>
          <w:sz w:val="24"/>
          <w:szCs w:val="24"/>
        </w:rPr>
        <w:t xml:space="preserve"> include: Al</w:t>
      </w:r>
      <w:r w:rsidRPr="00EE54C2">
        <w:rPr>
          <w:rFonts w:ascii="Times New Roman" w:hAnsi="Times New Roman" w:cs="Times New Roman"/>
          <w:sz w:val="24"/>
          <w:szCs w:val="24"/>
        </w:rPr>
        <w:t>gae</w:t>
      </w:r>
    </w:p>
    <w:p w:rsidR="007C31D6" w:rsidRPr="00EE54C2" w:rsidRDefault="007C31D6">
      <w:pPr>
        <w:rPr>
          <w:rFonts w:ascii="Times New Roman" w:hAnsi="Times New Roman" w:cs="Times New Roman"/>
          <w:sz w:val="24"/>
          <w:szCs w:val="24"/>
        </w:rPr>
      </w:pPr>
      <w:r w:rsidRPr="00EE54C2">
        <w:rPr>
          <w:rFonts w:ascii="Times New Roman" w:hAnsi="Times New Roman" w:cs="Times New Roman"/>
          <w:sz w:val="24"/>
          <w:szCs w:val="24"/>
        </w:rPr>
        <w:t xml:space="preserve">- Bryophytes include liverworts, horned liverworts and mosses </w:t>
      </w:r>
    </w:p>
    <w:p w:rsidR="00704135" w:rsidRPr="00EE54C2" w:rsidRDefault="007C31D6">
      <w:pPr>
        <w:rPr>
          <w:rFonts w:ascii="Times New Roman" w:hAnsi="Times New Roman" w:cs="Times New Roman"/>
          <w:sz w:val="24"/>
          <w:szCs w:val="24"/>
        </w:rPr>
      </w:pPr>
      <w:r w:rsidRPr="00EE54C2">
        <w:rPr>
          <w:rFonts w:ascii="Times New Roman" w:hAnsi="Times New Roman" w:cs="Times New Roman"/>
          <w:sz w:val="24"/>
          <w:szCs w:val="24"/>
        </w:rPr>
        <w:t xml:space="preserve">- </w:t>
      </w:r>
      <w:proofErr w:type="spellStart"/>
      <w:r w:rsidRPr="00EE54C2">
        <w:rPr>
          <w:rFonts w:ascii="Times New Roman" w:hAnsi="Times New Roman" w:cs="Times New Roman"/>
          <w:sz w:val="24"/>
          <w:szCs w:val="24"/>
        </w:rPr>
        <w:t>Pteridophytes</w:t>
      </w:r>
      <w:proofErr w:type="spellEnd"/>
      <w:r w:rsidR="00704135" w:rsidRPr="00EE54C2">
        <w:rPr>
          <w:rFonts w:ascii="Times New Roman" w:hAnsi="Times New Roman" w:cs="Times New Roman"/>
          <w:sz w:val="24"/>
          <w:szCs w:val="24"/>
        </w:rPr>
        <w:t xml:space="preserve"> include ferns and their allies</w:t>
      </w:r>
    </w:p>
    <w:p w:rsidR="007C31D6" w:rsidRPr="00EE54C2" w:rsidRDefault="007C31D6">
      <w:pPr>
        <w:rPr>
          <w:rFonts w:ascii="Times New Roman" w:hAnsi="Times New Roman" w:cs="Times New Roman"/>
          <w:sz w:val="24"/>
          <w:szCs w:val="24"/>
        </w:rPr>
      </w:pPr>
      <w:r w:rsidRPr="00EE54C2">
        <w:rPr>
          <w:rFonts w:ascii="Times New Roman" w:hAnsi="Times New Roman" w:cs="Times New Roman"/>
          <w:b/>
          <w:sz w:val="24"/>
          <w:szCs w:val="24"/>
        </w:rPr>
        <w:t xml:space="preserve">Reproduction </w:t>
      </w:r>
    </w:p>
    <w:p w:rsidR="007C31D6" w:rsidRPr="00EE54C2" w:rsidRDefault="007C31D6">
      <w:pPr>
        <w:rPr>
          <w:rFonts w:ascii="Times New Roman" w:hAnsi="Times New Roman" w:cs="Times New Roman"/>
          <w:sz w:val="24"/>
          <w:szCs w:val="24"/>
        </w:rPr>
      </w:pPr>
      <w:r w:rsidRPr="00EE54C2">
        <w:rPr>
          <w:rFonts w:ascii="Times New Roman" w:hAnsi="Times New Roman" w:cs="Times New Roman"/>
          <w:sz w:val="24"/>
          <w:szCs w:val="24"/>
        </w:rPr>
        <w:t xml:space="preserve">- Members may take one or more of 3 methods of reproduction including vegetative, asexual and sexual - Vegetative by cell division or fragmentation </w:t>
      </w:r>
    </w:p>
    <w:p w:rsidR="007C31D6" w:rsidRPr="00EE54C2" w:rsidRDefault="007C31D6">
      <w:pPr>
        <w:rPr>
          <w:rFonts w:ascii="Times New Roman" w:hAnsi="Times New Roman" w:cs="Times New Roman"/>
          <w:sz w:val="24"/>
          <w:szCs w:val="24"/>
        </w:rPr>
      </w:pPr>
      <w:r w:rsidRPr="00EE54C2">
        <w:rPr>
          <w:rFonts w:ascii="Times New Roman" w:hAnsi="Times New Roman" w:cs="Times New Roman"/>
          <w:sz w:val="24"/>
          <w:szCs w:val="24"/>
        </w:rPr>
        <w:t xml:space="preserve">- Asexual </w:t>
      </w:r>
      <w:r w:rsidR="00EE54C2">
        <w:rPr>
          <w:rFonts w:ascii="Times New Roman" w:hAnsi="Times New Roman" w:cs="Times New Roman"/>
          <w:sz w:val="24"/>
          <w:szCs w:val="24"/>
        </w:rPr>
        <w:t xml:space="preserve">reproduction </w:t>
      </w:r>
      <w:r w:rsidRPr="00EE54C2">
        <w:rPr>
          <w:rFonts w:ascii="Times New Roman" w:hAnsi="Times New Roman" w:cs="Times New Roman"/>
          <w:sz w:val="24"/>
          <w:szCs w:val="24"/>
        </w:rPr>
        <w:t xml:space="preserve">is through production of various types of spores </w:t>
      </w:r>
    </w:p>
    <w:p w:rsidR="00F840D7" w:rsidRPr="00EE54C2" w:rsidRDefault="007C31D6">
      <w:pPr>
        <w:rPr>
          <w:rFonts w:ascii="Times New Roman" w:hAnsi="Times New Roman" w:cs="Times New Roman"/>
          <w:sz w:val="24"/>
          <w:szCs w:val="24"/>
        </w:rPr>
      </w:pPr>
      <w:r w:rsidRPr="00EE54C2">
        <w:rPr>
          <w:rFonts w:ascii="Times New Roman" w:hAnsi="Times New Roman" w:cs="Times New Roman"/>
          <w:sz w:val="24"/>
          <w:szCs w:val="24"/>
        </w:rPr>
        <w:t xml:space="preserve">- Sexual </w:t>
      </w:r>
      <w:r w:rsidR="00EE54C2">
        <w:rPr>
          <w:rFonts w:ascii="Times New Roman" w:hAnsi="Times New Roman" w:cs="Times New Roman"/>
          <w:sz w:val="24"/>
          <w:szCs w:val="24"/>
        </w:rPr>
        <w:t xml:space="preserve">reproduction </w:t>
      </w:r>
      <w:r w:rsidRPr="00EE54C2">
        <w:rPr>
          <w:rFonts w:ascii="Times New Roman" w:hAnsi="Times New Roman" w:cs="Times New Roman"/>
          <w:sz w:val="24"/>
          <w:szCs w:val="24"/>
        </w:rPr>
        <w:t xml:space="preserve">takes place by fusion of two gametes </w:t>
      </w:r>
    </w:p>
    <w:p w:rsidR="00EE54C2" w:rsidRPr="00EE54C2" w:rsidRDefault="00EE54C2">
      <w:pPr>
        <w:rPr>
          <w:rFonts w:ascii="Times New Roman" w:hAnsi="Times New Roman" w:cs="Times New Roman"/>
          <w:sz w:val="24"/>
          <w:szCs w:val="24"/>
        </w:rPr>
      </w:pPr>
    </w:p>
    <w:p w:rsidR="00EE54C2" w:rsidRPr="00EE54C2" w:rsidRDefault="00EE54C2">
      <w:pPr>
        <w:rPr>
          <w:rFonts w:ascii="Times New Roman" w:hAnsi="Times New Roman" w:cs="Times New Roman"/>
          <w:b/>
          <w:sz w:val="24"/>
          <w:szCs w:val="24"/>
        </w:rPr>
      </w:pPr>
      <w:r w:rsidRPr="00EE54C2">
        <w:rPr>
          <w:rFonts w:ascii="Times New Roman" w:hAnsi="Times New Roman" w:cs="Times New Roman"/>
          <w:b/>
          <w:sz w:val="24"/>
          <w:szCs w:val="24"/>
        </w:rPr>
        <w:t>ECOLOGICAL ADAPTATION OF PLANTS TO DIFFERENT ENVIRONMENTS</w:t>
      </w:r>
    </w:p>
    <w:p w:rsidR="00EE54C2" w:rsidRPr="00EE54C2" w:rsidRDefault="00EE54C2" w:rsidP="00EE54C2">
      <w:pPr>
        <w:spacing w:before="100" w:beforeAutospacing="1" w:after="100" w:afterAutospacing="1" w:line="360" w:lineRule="auto"/>
        <w:jc w:val="both"/>
        <w:rPr>
          <w:rFonts w:ascii="Times New Roman" w:eastAsia="Times New Roman" w:hAnsi="Times New Roman" w:cs="Times New Roman"/>
          <w:sz w:val="24"/>
          <w:szCs w:val="24"/>
        </w:rPr>
      </w:pPr>
      <w:r w:rsidRPr="00EE54C2">
        <w:rPr>
          <w:rFonts w:ascii="Times New Roman" w:eastAsia="Times New Roman" w:hAnsi="Times New Roman" w:cs="Times New Roman"/>
          <w:sz w:val="24"/>
          <w:szCs w:val="24"/>
        </w:rPr>
        <w:t xml:space="preserve">An adaptation can be defined as a structural, physiological or </w:t>
      </w:r>
      <w:proofErr w:type="spellStart"/>
      <w:r w:rsidRPr="00EE54C2">
        <w:rPr>
          <w:rFonts w:ascii="Times New Roman" w:eastAsia="Times New Roman" w:hAnsi="Times New Roman" w:cs="Times New Roman"/>
          <w:sz w:val="24"/>
          <w:szCs w:val="24"/>
        </w:rPr>
        <w:t>behavioural</w:t>
      </w:r>
      <w:proofErr w:type="spellEnd"/>
      <w:r w:rsidRPr="00EE54C2">
        <w:rPr>
          <w:rFonts w:ascii="Times New Roman" w:eastAsia="Times New Roman" w:hAnsi="Times New Roman" w:cs="Times New Roman"/>
          <w:sz w:val="24"/>
          <w:szCs w:val="24"/>
        </w:rPr>
        <w:t xml:space="preserve"> characteristic that enables a living organism to survive and reproduce in a given environment. Adaptations develop over time and generations as a response to the ever-changing environment.  They allow an organism to reduce competition for space and nutrients, reduce predation and increase reproduction. </w:t>
      </w:r>
    </w:p>
    <w:p w:rsidR="00EE54C2" w:rsidRPr="00EE54C2" w:rsidRDefault="00EE54C2" w:rsidP="00EE54C2">
      <w:pPr>
        <w:spacing w:before="100" w:beforeAutospacing="1" w:after="100" w:afterAutospacing="1" w:line="360" w:lineRule="auto"/>
        <w:jc w:val="both"/>
        <w:rPr>
          <w:rFonts w:ascii="Times New Roman" w:eastAsia="Times New Roman" w:hAnsi="Times New Roman" w:cs="Times New Roman"/>
          <w:sz w:val="24"/>
          <w:szCs w:val="24"/>
        </w:rPr>
      </w:pPr>
      <w:r w:rsidRPr="00EE54C2">
        <w:rPr>
          <w:rFonts w:ascii="Times New Roman" w:eastAsia="Times New Roman" w:hAnsi="Times New Roman" w:cs="Times New Roman"/>
          <w:sz w:val="24"/>
          <w:szCs w:val="24"/>
        </w:rPr>
        <w:t>Several adaptive groups of plants have been identified. They include:</w:t>
      </w:r>
    </w:p>
    <w:p w:rsidR="00EE54C2" w:rsidRPr="00EE54C2" w:rsidRDefault="00EE54C2" w:rsidP="00EE54C2">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proofErr w:type="gramStart"/>
      <w:r w:rsidRPr="00EE54C2">
        <w:rPr>
          <w:rFonts w:ascii="Times New Roman" w:eastAsia="Times New Roman" w:hAnsi="Times New Roman" w:cs="Times New Roman"/>
          <w:color w:val="000000" w:themeColor="text1"/>
          <w:sz w:val="24"/>
          <w:szCs w:val="24"/>
        </w:rPr>
        <w:t>a</w:t>
      </w:r>
      <w:proofErr w:type="gramEnd"/>
      <w:r w:rsidRPr="00EE54C2">
        <w:rPr>
          <w:rFonts w:ascii="Times New Roman" w:eastAsia="Times New Roman" w:hAnsi="Times New Roman" w:cs="Times New Roman"/>
          <w:color w:val="000000" w:themeColor="text1"/>
          <w:sz w:val="24"/>
          <w:szCs w:val="24"/>
        </w:rPr>
        <w:t xml:space="preserve">). Hydrophytes: </w:t>
      </w:r>
    </w:p>
    <w:p w:rsidR="00EE54C2" w:rsidRDefault="00EE54C2" w:rsidP="00EE54C2">
      <w:pPr>
        <w:spacing w:before="100" w:beforeAutospacing="1" w:after="100" w:afterAutospacing="1" w:line="360" w:lineRule="auto"/>
        <w:jc w:val="both"/>
        <w:rPr>
          <w:rFonts w:ascii="Times New Roman" w:hAnsi="Times New Roman" w:cs="Times New Roman"/>
          <w:color w:val="000000" w:themeColor="text1"/>
          <w:sz w:val="24"/>
          <w:szCs w:val="24"/>
        </w:rPr>
      </w:pPr>
      <w:r w:rsidRPr="00EE54C2">
        <w:rPr>
          <w:rFonts w:ascii="Times New Roman" w:hAnsi="Times New Roman" w:cs="Times New Roman"/>
          <w:color w:val="000000" w:themeColor="text1"/>
          <w:sz w:val="24"/>
          <w:szCs w:val="24"/>
        </w:rPr>
        <w:t>Also called water-loving plants, are plants that are naturally adapted to growing in water or waterlogged soil. They may grow entirely or partly submerged, or floating on the water surface, or with their roots anchored to the ground in swamps or beside bodies of water.</w:t>
      </w:r>
    </w:p>
    <w:p w:rsidR="00B95A90" w:rsidRDefault="00B95A90" w:rsidP="00EE54C2">
      <w:pPr>
        <w:spacing w:before="100" w:beforeAutospacing="1" w:after="100" w:afterAutospacing="1" w:line="360" w:lineRule="auto"/>
        <w:jc w:val="both"/>
        <w:rPr>
          <w:rFonts w:ascii="Times New Roman" w:hAnsi="Times New Roman" w:cs="Times New Roman"/>
          <w:color w:val="000000" w:themeColor="text1"/>
          <w:sz w:val="24"/>
          <w:szCs w:val="24"/>
        </w:rPr>
      </w:pPr>
    </w:p>
    <w:p w:rsidR="00B95A90" w:rsidRPr="00EE54C2" w:rsidRDefault="00B95A90" w:rsidP="00EE54C2">
      <w:pPr>
        <w:spacing w:before="100" w:beforeAutospacing="1" w:after="100" w:afterAutospacing="1" w:line="360" w:lineRule="auto"/>
        <w:jc w:val="both"/>
        <w:rPr>
          <w:rFonts w:ascii="Times New Roman" w:hAnsi="Times New Roman" w:cs="Times New Roman"/>
          <w:color w:val="000000" w:themeColor="text1"/>
          <w:sz w:val="24"/>
          <w:szCs w:val="24"/>
        </w:rPr>
      </w:pPr>
    </w:p>
    <w:p w:rsidR="00EE54C2" w:rsidRPr="00EE54C2" w:rsidRDefault="00B95A90" w:rsidP="00EE54C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w:t>
      </w:r>
      <w:r w:rsidR="00EE54C2" w:rsidRPr="00EE54C2">
        <w:rPr>
          <w:rFonts w:ascii="Times New Roman" w:hAnsi="Times New Roman" w:cs="Times New Roman"/>
          <w:sz w:val="24"/>
          <w:szCs w:val="24"/>
        </w:rPr>
        <w:t>eatures that adapt hydrophytes to their environment include:</w:t>
      </w:r>
    </w:p>
    <w:p w:rsidR="00EE54C2" w:rsidRPr="00137DBA" w:rsidRDefault="00EE54C2" w:rsidP="00EE54C2">
      <w:pPr>
        <w:pStyle w:val="ListParagraph"/>
        <w:numPr>
          <w:ilvl w:val="0"/>
          <w:numId w:val="1"/>
        </w:numPr>
        <w:spacing w:after="200" w:line="360" w:lineRule="auto"/>
        <w:jc w:val="both"/>
        <w:rPr>
          <w:rFonts w:ascii="Times New Roman" w:hAnsi="Times New Roman" w:cs="Times New Roman"/>
          <w:sz w:val="24"/>
          <w:szCs w:val="24"/>
        </w:rPr>
      </w:pPr>
      <w:r w:rsidRPr="00137DBA">
        <w:rPr>
          <w:rFonts w:ascii="Times New Roman" w:hAnsi="Times New Roman" w:cs="Times New Roman"/>
          <w:sz w:val="24"/>
          <w:szCs w:val="24"/>
        </w:rPr>
        <w:t>Lack of cuticles.</w:t>
      </w:r>
    </w:p>
    <w:p w:rsidR="00EE54C2" w:rsidRPr="00137DBA" w:rsidRDefault="00EE54C2" w:rsidP="00EE54C2">
      <w:pPr>
        <w:pStyle w:val="ListParagraph"/>
        <w:numPr>
          <w:ilvl w:val="0"/>
          <w:numId w:val="1"/>
        </w:numPr>
        <w:spacing w:after="200" w:line="360" w:lineRule="auto"/>
        <w:jc w:val="both"/>
        <w:rPr>
          <w:rFonts w:ascii="Times New Roman" w:hAnsi="Times New Roman" w:cs="Times New Roman"/>
          <w:sz w:val="24"/>
          <w:szCs w:val="24"/>
        </w:rPr>
      </w:pPr>
      <w:r w:rsidRPr="00137DBA">
        <w:rPr>
          <w:rFonts w:ascii="Times New Roman" w:hAnsi="Times New Roman" w:cs="Times New Roman"/>
          <w:sz w:val="24"/>
          <w:szCs w:val="24"/>
        </w:rPr>
        <w:t xml:space="preserve">Stomata are larger in quantity and typically open. </w:t>
      </w:r>
    </w:p>
    <w:p w:rsidR="00EE54C2" w:rsidRPr="00137DBA" w:rsidRDefault="00EE54C2" w:rsidP="00EE54C2">
      <w:pPr>
        <w:pStyle w:val="ListParagraph"/>
        <w:numPr>
          <w:ilvl w:val="0"/>
          <w:numId w:val="1"/>
        </w:numPr>
        <w:spacing w:after="200" w:line="360" w:lineRule="auto"/>
        <w:jc w:val="both"/>
        <w:rPr>
          <w:rFonts w:ascii="Times New Roman" w:hAnsi="Times New Roman" w:cs="Times New Roman"/>
          <w:sz w:val="24"/>
          <w:szCs w:val="24"/>
        </w:rPr>
      </w:pPr>
      <w:r w:rsidRPr="00137DBA">
        <w:rPr>
          <w:rFonts w:ascii="Times New Roman" w:hAnsi="Times New Roman" w:cs="Times New Roman"/>
          <w:sz w:val="24"/>
          <w:szCs w:val="24"/>
        </w:rPr>
        <w:t>Lots of Air sacs (</w:t>
      </w:r>
      <w:proofErr w:type="spellStart"/>
      <w:r w:rsidRPr="00137DBA">
        <w:rPr>
          <w:rFonts w:ascii="Times New Roman" w:hAnsi="Times New Roman" w:cs="Times New Roman"/>
          <w:sz w:val="24"/>
          <w:szCs w:val="24"/>
        </w:rPr>
        <w:t>Aerenchyma</w:t>
      </w:r>
      <w:proofErr w:type="spellEnd"/>
      <w:r w:rsidRPr="00137DBA">
        <w:rPr>
          <w:rFonts w:ascii="Times New Roman" w:hAnsi="Times New Roman" w:cs="Times New Roman"/>
          <w:sz w:val="24"/>
          <w:szCs w:val="24"/>
        </w:rPr>
        <w:t xml:space="preserve">) for gaseous exchange and </w:t>
      </w:r>
      <w:proofErr w:type="spellStart"/>
      <w:r w:rsidRPr="00137DBA">
        <w:rPr>
          <w:rFonts w:ascii="Times New Roman" w:hAnsi="Times New Roman" w:cs="Times New Roman"/>
          <w:sz w:val="24"/>
          <w:szCs w:val="24"/>
        </w:rPr>
        <w:t>bouyancy</w:t>
      </w:r>
      <w:proofErr w:type="spellEnd"/>
      <w:r w:rsidRPr="00137DBA">
        <w:rPr>
          <w:rFonts w:ascii="Times New Roman" w:hAnsi="Times New Roman" w:cs="Times New Roman"/>
          <w:sz w:val="24"/>
          <w:szCs w:val="24"/>
        </w:rPr>
        <w:t>.</w:t>
      </w:r>
    </w:p>
    <w:p w:rsidR="00EE54C2" w:rsidRPr="00EE54C2" w:rsidRDefault="00EE54C2" w:rsidP="00EE54C2">
      <w:pPr>
        <w:pStyle w:val="ListParagraph"/>
        <w:numPr>
          <w:ilvl w:val="0"/>
          <w:numId w:val="1"/>
        </w:numPr>
        <w:spacing w:after="200" w:line="360" w:lineRule="auto"/>
        <w:jc w:val="both"/>
        <w:rPr>
          <w:rFonts w:ascii="Times New Roman" w:hAnsi="Times New Roman" w:cs="Times New Roman"/>
          <w:sz w:val="24"/>
          <w:szCs w:val="24"/>
        </w:rPr>
      </w:pPr>
      <w:r w:rsidRPr="00EE54C2">
        <w:rPr>
          <w:rFonts w:ascii="Times New Roman" w:hAnsi="Times New Roman" w:cs="Times New Roman"/>
          <w:sz w:val="24"/>
          <w:szCs w:val="24"/>
        </w:rPr>
        <w:t>Mechanical tissues like collenchyma and sclerenchyma are poorly developed</w:t>
      </w:r>
    </w:p>
    <w:p w:rsidR="00EE54C2" w:rsidRPr="00EE54C2" w:rsidRDefault="00EE54C2" w:rsidP="00EE54C2">
      <w:pPr>
        <w:pStyle w:val="ListParagraph"/>
        <w:numPr>
          <w:ilvl w:val="0"/>
          <w:numId w:val="1"/>
        </w:numPr>
        <w:spacing w:after="200" w:line="360" w:lineRule="auto"/>
        <w:jc w:val="both"/>
        <w:rPr>
          <w:rFonts w:ascii="Times New Roman" w:hAnsi="Times New Roman" w:cs="Times New Roman"/>
          <w:sz w:val="24"/>
          <w:szCs w:val="24"/>
        </w:rPr>
      </w:pPr>
      <w:r w:rsidRPr="00EE54C2">
        <w:rPr>
          <w:rFonts w:ascii="Times New Roman" w:hAnsi="Times New Roman" w:cs="Times New Roman"/>
          <w:sz w:val="24"/>
          <w:szCs w:val="24"/>
        </w:rPr>
        <w:t>Thin leaves with poorly developed mesophyll</w:t>
      </w:r>
    </w:p>
    <w:p w:rsidR="00EE54C2" w:rsidRPr="00EE54C2" w:rsidRDefault="00EE54C2" w:rsidP="00EE54C2">
      <w:pPr>
        <w:pStyle w:val="ListParagraph"/>
        <w:numPr>
          <w:ilvl w:val="0"/>
          <w:numId w:val="1"/>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Thin cell walls</w:t>
      </w:r>
    </w:p>
    <w:p w:rsidR="00EE54C2" w:rsidRPr="00EE54C2" w:rsidRDefault="00EE54C2" w:rsidP="00EE54C2">
      <w:p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 xml:space="preserve">Examples of hydrophytes include </w:t>
      </w:r>
      <w:r w:rsidRPr="00137DBA">
        <w:rPr>
          <w:rFonts w:ascii="Times New Roman" w:hAnsi="Times New Roman" w:cs="Times New Roman"/>
          <w:sz w:val="24"/>
          <w:szCs w:val="24"/>
        </w:rPr>
        <w:t>lowland rice</w:t>
      </w:r>
      <w:r w:rsidRPr="00EE54C2">
        <w:rPr>
          <w:rFonts w:ascii="Times New Roman" w:hAnsi="Times New Roman" w:cs="Times New Roman"/>
          <w:sz w:val="24"/>
          <w:szCs w:val="24"/>
        </w:rPr>
        <w:t xml:space="preserve"> (</w:t>
      </w:r>
      <w:proofErr w:type="spellStart"/>
      <w:r w:rsidRPr="00EE54C2">
        <w:rPr>
          <w:rFonts w:ascii="Times New Roman" w:hAnsi="Times New Roman" w:cs="Times New Roman"/>
          <w:i/>
          <w:sz w:val="24"/>
          <w:szCs w:val="24"/>
        </w:rPr>
        <w:t>Oryza</w:t>
      </w:r>
      <w:proofErr w:type="spellEnd"/>
      <w:r w:rsidRPr="00EE54C2">
        <w:rPr>
          <w:rFonts w:ascii="Times New Roman" w:hAnsi="Times New Roman" w:cs="Times New Roman"/>
          <w:i/>
          <w:sz w:val="24"/>
          <w:szCs w:val="24"/>
        </w:rPr>
        <w:t xml:space="preserve"> sativa</w:t>
      </w:r>
      <w:r w:rsidRPr="00EE54C2">
        <w:rPr>
          <w:rFonts w:ascii="Times New Roman" w:hAnsi="Times New Roman" w:cs="Times New Roman"/>
          <w:sz w:val="24"/>
          <w:szCs w:val="24"/>
        </w:rPr>
        <w:t xml:space="preserve">), members of water hyacinth family (e.g. </w:t>
      </w:r>
      <w:proofErr w:type="spellStart"/>
      <w:r w:rsidRPr="00EE54C2">
        <w:rPr>
          <w:rFonts w:ascii="Times New Roman" w:hAnsi="Times New Roman" w:cs="Times New Roman"/>
          <w:i/>
          <w:sz w:val="24"/>
          <w:szCs w:val="24"/>
        </w:rPr>
        <w:t>Monochoria</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vaginalis</w:t>
      </w:r>
      <w:proofErr w:type="spellEnd"/>
      <w:r w:rsidRPr="00EE54C2">
        <w:rPr>
          <w:rFonts w:ascii="Times New Roman" w:hAnsi="Times New Roman" w:cs="Times New Roman"/>
          <w:sz w:val="24"/>
          <w:szCs w:val="24"/>
        </w:rPr>
        <w:t>), water lily (</w:t>
      </w:r>
      <w:proofErr w:type="spellStart"/>
      <w:r w:rsidRPr="00EE54C2">
        <w:rPr>
          <w:rFonts w:ascii="Times New Roman" w:hAnsi="Times New Roman" w:cs="Times New Roman"/>
          <w:i/>
          <w:sz w:val="24"/>
          <w:szCs w:val="24"/>
        </w:rPr>
        <w:t>Nymphaea</w:t>
      </w:r>
      <w:proofErr w:type="spellEnd"/>
      <w:r w:rsidRPr="00EE54C2">
        <w:rPr>
          <w:rFonts w:ascii="Times New Roman" w:hAnsi="Times New Roman" w:cs="Times New Roman"/>
          <w:i/>
          <w:sz w:val="24"/>
          <w:szCs w:val="24"/>
        </w:rPr>
        <w:t xml:space="preserve"> spp.</w:t>
      </w:r>
      <w:r w:rsidRPr="00EE54C2">
        <w:rPr>
          <w:rFonts w:ascii="Times New Roman" w:hAnsi="Times New Roman" w:cs="Times New Roman"/>
          <w:sz w:val="24"/>
          <w:szCs w:val="24"/>
        </w:rPr>
        <w:t>), papyrus and umbrella plant (</w:t>
      </w:r>
      <w:proofErr w:type="spellStart"/>
      <w:r w:rsidRPr="00EE54C2">
        <w:rPr>
          <w:rFonts w:ascii="Times New Roman" w:hAnsi="Times New Roman" w:cs="Times New Roman"/>
          <w:i/>
          <w:sz w:val="24"/>
          <w:szCs w:val="24"/>
        </w:rPr>
        <w:t>Cyperus</w:t>
      </w:r>
      <w:proofErr w:type="spellEnd"/>
      <w:r w:rsidRPr="00EE54C2">
        <w:rPr>
          <w:rFonts w:ascii="Times New Roman" w:hAnsi="Times New Roman" w:cs="Times New Roman"/>
          <w:i/>
          <w:sz w:val="24"/>
          <w:szCs w:val="24"/>
        </w:rPr>
        <w:t xml:space="preserve"> </w:t>
      </w:r>
      <w:r w:rsidRPr="00EE54C2">
        <w:rPr>
          <w:rFonts w:ascii="Times New Roman" w:hAnsi="Times New Roman" w:cs="Times New Roman"/>
          <w:sz w:val="24"/>
          <w:szCs w:val="24"/>
        </w:rPr>
        <w:t>spp.), lotus (</w:t>
      </w:r>
      <w:proofErr w:type="spellStart"/>
      <w:r w:rsidRPr="00EE54C2">
        <w:rPr>
          <w:rFonts w:ascii="Times New Roman" w:hAnsi="Times New Roman" w:cs="Times New Roman"/>
          <w:i/>
          <w:sz w:val="24"/>
          <w:szCs w:val="24"/>
        </w:rPr>
        <w:t>Nelumbo</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nucifera</w:t>
      </w:r>
      <w:proofErr w:type="spellEnd"/>
      <w:r w:rsidRPr="00EE54C2">
        <w:rPr>
          <w:rFonts w:ascii="Times New Roman" w:hAnsi="Times New Roman" w:cs="Times New Roman"/>
          <w:sz w:val="24"/>
          <w:szCs w:val="24"/>
        </w:rPr>
        <w:t xml:space="preserve">), and </w:t>
      </w:r>
      <w:proofErr w:type="spellStart"/>
      <w:r w:rsidRPr="00EE54C2">
        <w:rPr>
          <w:rFonts w:ascii="Times New Roman" w:hAnsi="Times New Roman" w:cs="Times New Roman"/>
          <w:sz w:val="24"/>
          <w:szCs w:val="24"/>
        </w:rPr>
        <w:t>bakawan</w:t>
      </w:r>
      <w:proofErr w:type="spellEnd"/>
      <w:r w:rsidRPr="00EE54C2">
        <w:rPr>
          <w:rFonts w:ascii="Times New Roman" w:hAnsi="Times New Roman" w:cs="Times New Roman"/>
          <w:sz w:val="24"/>
          <w:szCs w:val="24"/>
        </w:rPr>
        <w:t xml:space="preserve"> (</w:t>
      </w:r>
      <w:proofErr w:type="spellStart"/>
      <w:r w:rsidRPr="00EE54C2">
        <w:rPr>
          <w:rFonts w:ascii="Times New Roman" w:hAnsi="Times New Roman" w:cs="Times New Roman"/>
          <w:i/>
          <w:sz w:val="24"/>
          <w:szCs w:val="24"/>
        </w:rPr>
        <w:t>Rhizophora</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mucronata</w:t>
      </w:r>
      <w:proofErr w:type="spellEnd"/>
      <w:r w:rsidRPr="00EE54C2">
        <w:rPr>
          <w:rFonts w:ascii="Times New Roman" w:hAnsi="Times New Roman" w:cs="Times New Roman"/>
          <w:sz w:val="24"/>
          <w:szCs w:val="24"/>
        </w:rPr>
        <w:t>) and other mangrove species.</w:t>
      </w:r>
    </w:p>
    <w:p w:rsidR="00EE54C2" w:rsidRPr="00EE54C2" w:rsidRDefault="00EE54C2" w:rsidP="00EE54C2">
      <w:p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 xml:space="preserve">b). Xerophytes:  </w:t>
      </w:r>
    </w:p>
    <w:p w:rsidR="00EE54C2" w:rsidRPr="00EE54C2" w:rsidRDefault="00EE54C2" w:rsidP="00EE54C2">
      <w:p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These are plants adapted to regions with scant or no water and hot conditions. Their natural habitats are the arid and semi-arid regions and those places with long summer drought.</w:t>
      </w:r>
    </w:p>
    <w:p w:rsidR="00EE54C2" w:rsidRPr="00EE54C2" w:rsidRDefault="00EE54C2" w:rsidP="00EE54C2">
      <w:p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Anatomical adaptations of xerophytes include:</w:t>
      </w:r>
    </w:p>
    <w:p w:rsidR="00EE54C2" w:rsidRPr="00137DBA" w:rsidRDefault="00EE54C2" w:rsidP="00EE54C2">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t>The presence of multiple palisade and spongy mesophyll layers</w:t>
      </w:r>
    </w:p>
    <w:p w:rsidR="00EE54C2" w:rsidRPr="00137DBA" w:rsidRDefault="00EE54C2" w:rsidP="00EE54C2">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t>Multiple epidermis</w:t>
      </w:r>
    </w:p>
    <w:p w:rsidR="00EE54C2" w:rsidRPr="00137DBA" w:rsidRDefault="00EE54C2" w:rsidP="00EE54C2">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t>Very thick cuticle to prevent water loss</w:t>
      </w:r>
    </w:p>
    <w:p w:rsidR="00EE54C2" w:rsidRPr="00137DBA" w:rsidRDefault="00EE54C2" w:rsidP="00EE54C2">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t>lots of stomata for maximum CO</w:t>
      </w:r>
      <w:r w:rsidRPr="00137DBA">
        <w:rPr>
          <w:rFonts w:ascii="Times New Roman" w:hAnsi="Times New Roman" w:cs="Times New Roman"/>
          <w:sz w:val="24"/>
          <w:szCs w:val="24"/>
          <w:vertAlign w:val="subscript"/>
        </w:rPr>
        <w:t>2</w:t>
      </w:r>
      <w:r w:rsidRPr="00137DBA">
        <w:rPr>
          <w:rFonts w:ascii="Times New Roman" w:hAnsi="Times New Roman" w:cs="Times New Roman"/>
          <w:sz w:val="24"/>
          <w:szCs w:val="24"/>
        </w:rPr>
        <w:t xml:space="preserve"> collection during photosynthesis</w:t>
      </w:r>
    </w:p>
    <w:p w:rsidR="00EE54C2" w:rsidRPr="00137DBA" w:rsidRDefault="00EE54C2" w:rsidP="00EE54C2">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t xml:space="preserve">Sunken stomata, with </w:t>
      </w:r>
      <w:proofErr w:type="spellStart"/>
      <w:r w:rsidRPr="00137DBA">
        <w:rPr>
          <w:rFonts w:ascii="Times New Roman" w:hAnsi="Times New Roman" w:cs="Times New Roman"/>
          <w:sz w:val="24"/>
          <w:szCs w:val="24"/>
        </w:rPr>
        <w:t>trichome</w:t>
      </w:r>
      <w:proofErr w:type="spellEnd"/>
      <w:r w:rsidRPr="00137DBA">
        <w:rPr>
          <w:rFonts w:ascii="Times New Roman" w:hAnsi="Times New Roman" w:cs="Times New Roman"/>
          <w:sz w:val="24"/>
          <w:szCs w:val="24"/>
        </w:rPr>
        <w:t xml:space="preserve"> overlays for reduced transpiration</w:t>
      </w:r>
    </w:p>
    <w:p w:rsidR="00EE54C2" w:rsidRPr="00137DBA" w:rsidRDefault="00EE54C2" w:rsidP="00EE54C2">
      <w:pPr>
        <w:pStyle w:val="ListParagraph"/>
        <w:numPr>
          <w:ilvl w:val="0"/>
          <w:numId w:val="2"/>
        </w:num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t>lots of sclerenchyma cells for support when water (and therefore turgor pressure) are low</w:t>
      </w:r>
    </w:p>
    <w:p w:rsidR="00EE54C2" w:rsidRPr="00137DBA" w:rsidRDefault="00EE54C2" w:rsidP="00EE54C2">
      <w:p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t xml:space="preserve">Examples of xerophytes are the members of the </w:t>
      </w:r>
      <w:proofErr w:type="spellStart"/>
      <w:r w:rsidRPr="00137DBA">
        <w:rPr>
          <w:rFonts w:ascii="Times New Roman" w:hAnsi="Times New Roman" w:cs="Times New Roman"/>
          <w:i/>
          <w:sz w:val="24"/>
          <w:szCs w:val="24"/>
        </w:rPr>
        <w:t>Lamiaceae</w:t>
      </w:r>
      <w:proofErr w:type="spellEnd"/>
      <w:r w:rsidRPr="00137DBA">
        <w:rPr>
          <w:rFonts w:ascii="Times New Roman" w:hAnsi="Times New Roman" w:cs="Times New Roman"/>
          <w:sz w:val="24"/>
          <w:szCs w:val="24"/>
        </w:rPr>
        <w:t xml:space="preserve"> and </w:t>
      </w:r>
      <w:proofErr w:type="spellStart"/>
      <w:r w:rsidRPr="00137DBA">
        <w:rPr>
          <w:rFonts w:ascii="Times New Roman" w:hAnsi="Times New Roman" w:cs="Times New Roman"/>
          <w:i/>
          <w:sz w:val="24"/>
          <w:szCs w:val="24"/>
        </w:rPr>
        <w:t>Compositae</w:t>
      </w:r>
      <w:proofErr w:type="spellEnd"/>
      <w:r w:rsidRPr="00137DBA">
        <w:rPr>
          <w:rFonts w:ascii="Times New Roman" w:hAnsi="Times New Roman" w:cs="Times New Roman"/>
          <w:sz w:val="24"/>
          <w:szCs w:val="24"/>
        </w:rPr>
        <w:t>, the olive (</w:t>
      </w:r>
      <w:proofErr w:type="spellStart"/>
      <w:r w:rsidRPr="00137DBA">
        <w:rPr>
          <w:rFonts w:ascii="Times New Roman" w:hAnsi="Times New Roman" w:cs="Times New Roman"/>
          <w:sz w:val="24"/>
          <w:szCs w:val="24"/>
        </w:rPr>
        <w:t>Olea</w:t>
      </w:r>
      <w:proofErr w:type="spellEnd"/>
      <w:r w:rsidRPr="00137DBA">
        <w:rPr>
          <w:rFonts w:ascii="Times New Roman" w:hAnsi="Times New Roman" w:cs="Times New Roman"/>
          <w:sz w:val="24"/>
          <w:szCs w:val="24"/>
        </w:rPr>
        <w:t xml:space="preserve">), and the succulents such as the cacti and those belonging to the genera </w:t>
      </w:r>
      <w:r w:rsidRPr="00137DBA">
        <w:rPr>
          <w:rFonts w:ascii="Times New Roman" w:hAnsi="Times New Roman" w:cs="Times New Roman"/>
          <w:i/>
          <w:sz w:val="24"/>
          <w:szCs w:val="24"/>
        </w:rPr>
        <w:t>Asparagus</w:t>
      </w:r>
      <w:r w:rsidRPr="00137DBA">
        <w:rPr>
          <w:rFonts w:ascii="Times New Roman" w:hAnsi="Times New Roman" w:cs="Times New Roman"/>
          <w:sz w:val="24"/>
          <w:szCs w:val="24"/>
        </w:rPr>
        <w:t xml:space="preserve">, </w:t>
      </w:r>
      <w:r w:rsidRPr="00137DBA">
        <w:rPr>
          <w:rFonts w:ascii="Times New Roman" w:hAnsi="Times New Roman" w:cs="Times New Roman"/>
          <w:i/>
          <w:sz w:val="24"/>
          <w:szCs w:val="24"/>
        </w:rPr>
        <w:t>Euphorbia</w:t>
      </w:r>
      <w:r w:rsidRPr="00137DBA">
        <w:rPr>
          <w:rFonts w:ascii="Times New Roman" w:hAnsi="Times New Roman" w:cs="Times New Roman"/>
          <w:sz w:val="24"/>
          <w:szCs w:val="24"/>
        </w:rPr>
        <w:t xml:space="preserve">, </w:t>
      </w:r>
      <w:r w:rsidRPr="00137DBA">
        <w:rPr>
          <w:rFonts w:ascii="Times New Roman" w:hAnsi="Times New Roman" w:cs="Times New Roman"/>
          <w:i/>
          <w:sz w:val="24"/>
          <w:szCs w:val="24"/>
        </w:rPr>
        <w:t>Agave</w:t>
      </w:r>
      <w:r w:rsidRPr="00137DBA">
        <w:rPr>
          <w:rFonts w:ascii="Times New Roman" w:hAnsi="Times New Roman" w:cs="Times New Roman"/>
          <w:sz w:val="24"/>
          <w:szCs w:val="24"/>
        </w:rPr>
        <w:t xml:space="preserve">, </w:t>
      </w:r>
      <w:r w:rsidRPr="00137DBA">
        <w:rPr>
          <w:rFonts w:ascii="Times New Roman" w:hAnsi="Times New Roman" w:cs="Times New Roman"/>
          <w:i/>
          <w:sz w:val="24"/>
          <w:szCs w:val="24"/>
        </w:rPr>
        <w:t>Aloe</w:t>
      </w:r>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Crassula</w:t>
      </w:r>
      <w:proofErr w:type="spellEnd"/>
      <w:r w:rsidRPr="00137DBA">
        <w:rPr>
          <w:rFonts w:ascii="Times New Roman" w:hAnsi="Times New Roman" w:cs="Times New Roman"/>
          <w:sz w:val="24"/>
          <w:szCs w:val="24"/>
        </w:rPr>
        <w:t xml:space="preserve"> and </w:t>
      </w:r>
      <w:proofErr w:type="spellStart"/>
      <w:r w:rsidRPr="00137DBA">
        <w:rPr>
          <w:rFonts w:ascii="Times New Roman" w:hAnsi="Times New Roman" w:cs="Times New Roman"/>
          <w:i/>
          <w:sz w:val="24"/>
          <w:szCs w:val="24"/>
        </w:rPr>
        <w:t>Sansevieria</w:t>
      </w:r>
      <w:proofErr w:type="spellEnd"/>
      <w:r w:rsidRPr="00137DBA">
        <w:rPr>
          <w:rFonts w:ascii="Times New Roman" w:hAnsi="Times New Roman" w:cs="Times New Roman"/>
          <w:sz w:val="24"/>
          <w:szCs w:val="24"/>
        </w:rPr>
        <w:t>. The pineapple and other bromeliads are also included under this plant classification.</w:t>
      </w:r>
    </w:p>
    <w:p w:rsidR="00EE54C2" w:rsidRPr="00EE54C2" w:rsidRDefault="00EE54C2" w:rsidP="00EE54C2">
      <w:pPr>
        <w:spacing w:line="360" w:lineRule="auto"/>
        <w:jc w:val="both"/>
        <w:rPr>
          <w:rFonts w:ascii="Times New Roman" w:eastAsia="Times New Roman" w:hAnsi="Times New Roman" w:cs="Times New Roman"/>
          <w:b/>
          <w:bCs/>
          <w:sz w:val="24"/>
          <w:szCs w:val="24"/>
        </w:rPr>
      </w:pPr>
      <w:r w:rsidRPr="00EE54C2">
        <w:rPr>
          <w:rFonts w:ascii="Times New Roman" w:hAnsi="Times New Roman" w:cs="Times New Roman"/>
          <w:sz w:val="24"/>
          <w:szCs w:val="24"/>
        </w:rPr>
        <w:lastRenderedPageBreak/>
        <w:t xml:space="preserve">c). </w:t>
      </w:r>
      <w:proofErr w:type="spellStart"/>
      <w:r w:rsidRPr="00EE54C2">
        <w:rPr>
          <w:rFonts w:ascii="Times New Roman" w:eastAsia="Times New Roman" w:hAnsi="Times New Roman" w:cs="Times New Roman"/>
          <w:bCs/>
          <w:sz w:val="24"/>
          <w:szCs w:val="24"/>
        </w:rPr>
        <w:t>Sciophytes</w:t>
      </w:r>
      <w:proofErr w:type="spellEnd"/>
      <w:r w:rsidRPr="00EE54C2">
        <w:rPr>
          <w:rFonts w:ascii="Times New Roman" w:eastAsia="Times New Roman" w:hAnsi="Times New Roman" w:cs="Times New Roman"/>
          <w:bCs/>
          <w:sz w:val="24"/>
          <w:szCs w:val="24"/>
        </w:rPr>
        <w:t xml:space="preserve"> or </w:t>
      </w:r>
      <w:proofErr w:type="spellStart"/>
      <w:r w:rsidRPr="00EE54C2">
        <w:rPr>
          <w:rFonts w:ascii="Times New Roman" w:eastAsia="Times New Roman" w:hAnsi="Times New Roman" w:cs="Times New Roman"/>
          <w:bCs/>
          <w:sz w:val="24"/>
          <w:szCs w:val="24"/>
        </w:rPr>
        <w:t>sciophytic</w:t>
      </w:r>
      <w:proofErr w:type="spellEnd"/>
      <w:r w:rsidRPr="00EE54C2">
        <w:rPr>
          <w:rFonts w:ascii="Times New Roman" w:eastAsia="Times New Roman" w:hAnsi="Times New Roman" w:cs="Times New Roman"/>
          <w:bCs/>
          <w:sz w:val="24"/>
          <w:szCs w:val="24"/>
        </w:rPr>
        <w:t xml:space="preserve"> plants:</w:t>
      </w:r>
      <w:r w:rsidRPr="00EE54C2">
        <w:rPr>
          <w:rFonts w:ascii="Times New Roman" w:eastAsia="Times New Roman" w:hAnsi="Times New Roman" w:cs="Times New Roman"/>
          <w:b/>
          <w:bCs/>
          <w:sz w:val="24"/>
          <w:szCs w:val="24"/>
        </w:rPr>
        <w:t xml:space="preserve"> </w:t>
      </w:r>
    </w:p>
    <w:p w:rsidR="00EE54C2" w:rsidRPr="00EE54C2" w:rsidRDefault="00EE54C2" w:rsidP="00EE54C2">
      <w:pPr>
        <w:spacing w:line="360" w:lineRule="auto"/>
        <w:jc w:val="both"/>
        <w:rPr>
          <w:rFonts w:ascii="Times New Roman" w:hAnsi="Times New Roman" w:cs="Times New Roman"/>
          <w:sz w:val="24"/>
          <w:szCs w:val="24"/>
        </w:rPr>
      </w:pPr>
      <w:r w:rsidRPr="00EE54C2">
        <w:rPr>
          <w:rFonts w:ascii="Times New Roman" w:eastAsia="Times New Roman" w:hAnsi="Times New Roman" w:cs="Times New Roman"/>
          <w:bCs/>
          <w:sz w:val="24"/>
          <w:szCs w:val="24"/>
        </w:rPr>
        <w:t xml:space="preserve">Also called shade-loving plants, are those plants with special ecological adaptation to reduced light intensity or partial sun. Most of these plants are found naturally growing on the forest floor and under the canopies of trees with thick foliage. </w:t>
      </w:r>
      <w:r w:rsidRPr="00EE54C2">
        <w:rPr>
          <w:rFonts w:ascii="Times New Roman" w:hAnsi="Times New Roman" w:cs="Times New Roman"/>
          <w:sz w:val="24"/>
          <w:szCs w:val="24"/>
        </w:rPr>
        <w:t>Adaptations to achieve these strategic goals include:</w:t>
      </w:r>
    </w:p>
    <w:p w:rsidR="00EE54C2" w:rsidRPr="00137DBA" w:rsidRDefault="00EE54C2" w:rsidP="00EE54C2">
      <w:pPr>
        <w:pStyle w:val="ListParagraph"/>
        <w:numPr>
          <w:ilvl w:val="0"/>
          <w:numId w:val="3"/>
        </w:numPr>
        <w:spacing w:after="200" w:line="360" w:lineRule="auto"/>
        <w:jc w:val="both"/>
        <w:rPr>
          <w:rFonts w:ascii="Times New Roman" w:hAnsi="Times New Roman" w:cs="Times New Roman"/>
          <w:sz w:val="24"/>
          <w:szCs w:val="24"/>
        </w:rPr>
      </w:pPr>
      <w:r w:rsidRPr="00137DBA">
        <w:rPr>
          <w:rFonts w:ascii="Times New Roman" w:hAnsi="Times New Roman" w:cs="Times New Roman"/>
          <w:sz w:val="24"/>
          <w:szCs w:val="24"/>
        </w:rPr>
        <w:t>Thinner leaves with a relatively higher chlorophyll content per unit leaf volume</w:t>
      </w:r>
    </w:p>
    <w:p w:rsidR="00EE54C2" w:rsidRPr="00137DBA" w:rsidRDefault="00EE54C2" w:rsidP="00EE54C2">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rPr>
      </w:pPr>
      <w:r w:rsidRPr="00137DBA">
        <w:rPr>
          <w:rFonts w:ascii="Times New Roman" w:hAnsi="Times New Roman" w:cs="Times New Roman"/>
          <w:sz w:val="24"/>
          <w:szCs w:val="24"/>
        </w:rPr>
        <w:t>Lens-shaped epidermal cells that focus incoming light into and within the mesophyll</w:t>
      </w:r>
    </w:p>
    <w:p w:rsidR="00EE54C2" w:rsidRPr="00137DBA" w:rsidRDefault="00EE54C2" w:rsidP="00EE54C2">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rPr>
      </w:pPr>
      <w:r w:rsidRPr="00137DBA">
        <w:rPr>
          <w:rFonts w:ascii="Times New Roman" w:hAnsi="Times New Roman" w:cs="Times New Roman"/>
          <w:sz w:val="24"/>
          <w:szCs w:val="24"/>
        </w:rPr>
        <w:t xml:space="preserve">A red </w:t>
      </w:r>
      <w:proofErr w:type="spellStart"/>
      <w:r w:rsidRPr="00137DBA">
        <w:rPr>
          <w:rFonts w:ascii="Times New Roman" w:hAnsi="Times New Roman" w:cs="Times New Roman"/>
          <w:sz w:val="24"/>
          <w:szCs w:val="24"/>
        </w:rPr>
        <w:t>abaxial</w:t>
      </w:r>
      <w:proofErr w:type="spellEnd"/>
      <w:r w:rsidRPr="00137DBA">
        <w:rPr>
          <w:rFonts w:ascii="Times New Roman" w:hAnsi="Times New Roman" w:cs="Times New Roman"/>
          <w:sz w:val="24"/>
          <w:szCs w:val="24"/>
        </w:rPr>
        <w:t xml:space="preserve"> cell layer that reflects outgoing light back into the mesophyll</w:t>
      </w:r>
    </w:p>
    <w:p w:rsidR="00EE54C2" w:rsidRPr="00EE54C2" w:rsidRDefault="00EE54C2" w:rsidP="00EE54C2">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rPr>
      </w:pPr>
      <w:r w:rsidRPr="00137DBA">
        <w:rPr>
          <w:rFonts w:ascii="Times New Roman" w:hAnsi="Times New Roman" w:cs="Times New Roman"/>
          <w:sz w:val="24"/>
          <w:szCs w:val="24"/>
        </w:rPr>
        <w:t>Poorly defined palisade</w:t>
      </w:r>
      <w:r w:rsidRPr="00EE54C2">
        <w:rPr>
          <w:rFonts w:ascii="Times New Roman" w:hAnsi="Times New Roman" w:cs="Times New Roman"/>
          <w:sz w:val="24"/>
          <w:szCs w:val="24"/>
        </w:rPr>
        <w:t xml:space="preserve"> layer </w:t>
      </w:r>
    </w:p>
    <w:p w:rsidR="00EE54C2" w:rsidRPr="00EE54C2" w:rsidRDefault="00EE54C2" w:rsidP="00EE54C2">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rPr>
      </w:pPr>
      <w:r w:rsidRPr="00EE54C2">
        <w:rPr>
          <w:rFonts w:ascii="Times New Roman" w:hAnsi="Times New Roman" w:cs="Times New Roman"/>
          <w:sz w:val="24"/>
          <w:szCs w:val="24"/>
        </w:rPr>
        <w:t>Better developed sponge mesophyll</w:t>
      </w:r>
    </w:p>
    <w:p w:rsidR="00EE54C2" w:rsidRPr="00EE54C2" w:rsidRDefault="00EE54C2" w:rsidP="00EE54C2">
      <w:pPr>
        <w:pStyle w:val="ListParagraph"/>
        <w:numPr>
          <w:ilvl w:val="0"/>
          <w:numId w:val="3"/>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Larger intercellular spaces</w:t>
      </w:r>
    </w:p>
    <w:p w:rsidR="00EE54C2" w:rsidRPr="00EE54C2" w:rsidRDefault="00EE54C2" w:rsidP="00EE54C2">
      <w:pPr>
        <w:pStyle w:val="ListParagraph"/>
        <w:numPr>
          <w:ilvl w:val="0"/>
          <w:numId w:val="3"/>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Chloroplast are very few in number</w:t>
      </w:r>
    </w:p>
    <w:p w:rsidR="00EE54C2" w:rsidRPr="00137DBA" w:rsidRDefault="00EE54C2" w:rsidP="00EE54C2">
      <w:pPr>
        <w:spacing w:before="100" w:beforeAutospacing="1" w:after="100" w:afterAutospacing="1" w:line="360" w:lineRule="auto"/>
        <w:jc w:val="both"/>
        <w:rPr>
          <w:rFonts w:ascii="Times New Roman" w:eastAsia="Times New Roman" w:hAnsi="Times New Roman" w:cs="Times New Roman"/>
          <w:sz w:val="24"/>
          <w:szCs w:val="24"/>
        </w:rPr>
      </w:pPr>
      <w:r w:rsidRPr="00137DBA">
        <w:rPr>
          <w:rFonts w:ascii="Times New Roman" w:eastAsia="Times New Roman" w:hAnsi="Times New Roman" w:cs="Times New Roman"/>
          <w:sz w:val="24"/>
          <w:szCs w:val="24"/>
        </w:rPr>
        <w:t>Examples are most orchids, ferns and fern allies like whisk fern (</w:t>
      </w:r>
      <w:proofErr w:type="spellStart"/>
      <w:r w:rsidRPr="00137DBA">
        <w:rPr>
          <w:rFonts w:ascii="Times New Roman" w:eastAsia="Times New Roman" w:hAnsi="Times New Roman" w:cs="Times New Roman"/>
          <w:i/>
          <w:sz w:val="24"/>
          <w:szCs w:val="24"/>
        </w:rPr>
        <w:t>Psilotum</w:t>
      </w:r>
      <w:proofErr w:type="spellEnd"/>
      <w:r w:rsidRPr="00137DBA">
        <w:rPr>
          <w:rFonts w:ascii="Times New Roman" w:eastAsia="Times New Roman" w:hAnsi="Times New Roman" w:cs="Times New Roman"/>
          <w:i/>
          <w:sz w:val="24"/>
          <w:szCs w:val="24"/>
        </w:rPr>
        <w:t xml:space="preserve"> </w:t>
      </w:r>
      <w:proofErr w:type="spellStart"/>
      <w:r w:rsidRPr="00137DBA">
        <w:rPr>
          <w:rFonts w:ascii="Times New Roman" w:eastAsia="Times New Roman" w:hAnsi="Times New Roman" w:cs="Times New Roman"/>
          <w:i/>
          <w:sz w:val="24"/>
          <w:szCs w:val="24"/>
        </w:rPr>
        <w:t>nudum</w:t>
      </w:r>
      <w:proofErr w:type="spellEnd"/>
      <w:r w:rsidRPr="00137DBA">
        <w:rPr>
          <w:rFonts w:ascii="Times New Roman" w:eastAsia="Times New Roman" w:hAnsi="Times New Roman" w:cs="Times New Roman"/>
          <w:sz w:val="24"/>
          <w:szCs w:val="24"/>
        </w:rPr>
        <w:t>), horsetail (</w:t>
      </w:r>
      <w:r w:rsidRPr="00137DBA">
        <w:rPr>
          <w:rFonts w:ascii="Times New Roman" w:eastAsia="Times New Roman" w:hAnsi="Times New Roman" w:cs="Times New Roman"/>
          <w:i/>
          <w:sz w:val="24"/>
          <w:szCs w:val="24"/>
        </w:rPr>
        <w:t>Equisetum spp</w:t>
      </w:r>
      <w:r w:rsidRPr="00137DBA">
        <w:rPr>
          <w:rFonts w:ascii="Times New Roman" w:eastAsia="Times New Roman" w:hAnsi="Times New Roman" w:cs="Times New Roman"/>
          <w:sz w:val="24"/>
          <w:szCs w:val="24"/>
        </w:rPr>
        <w:t xml:space="preserve">.), </w:t>
      </w:r>
      <w:proofErr w:type="spellStart"/>
      <w:r w:rsidRPr="00137DBA">
        <w:rPr>
          <w:rFonts w:ascii="Times New Roman" w:eastAsia="Times New Roman" w:hAnsi="Times New Roman" w:cs="Times New Roman"/>
          <w:sz w:val="24"/>
          <w:szCs w:val="24"/>
        </w:rPr>
        <w:t>clubmosses</w:t>
      </w:r>
      <w:proofErr w:type="spellEnd"/>
      <w:r w:rsidRPr="00137DBA">
        <w:rPr>
          <w:rFonts w:ascii="Times New Roman" w:eastAsia="Times New Roman" w:hAnsi="Times New Roman" w:cs="Times New Roman"/>
          <w:sz w:val="24"/>
          <w:szCs w:val="24"/>
        </w:rPr>
        <w:t xml:space="preserve"> (</w:t>
      </w:r>
      <w:proofErr w:type="spellStart"/>
      <w:r w:rsidRPr="00137DBA">
        <w:rPr>
          <w:rFonts w:ascii="Times New Roman" w:eastAsia="Times New Roman" w:hAnsi="Times New Roman" w:cs="Times New Roman"/>
          <w:i/>
          <w:sz w:val="24"/>
          <w:szCs w:val="24"/>
        </w:rPr>
        <w:t>Lycopodium</w:t>
      </w:r>
      <w:proofErr w:type="spellEnd"/>
      <w:r w:rsidRPr="00137DBA">
        <w:rPr>
          <w:rFonts w:ascii="Times New Roman" w:eastAsia="Times New Roman" w:hAnsi="Times New Roman" w:cs="Times New Roman"/>
          <w:i/>
          <w:sz w:val="24"/>
          <w:szCs w:val="24"/>
        </w:rPr>
        <w:t xml:space="preserve"> spp</w:t>
      </w:r>
      <w:r w:rsidRPr="00137DBA">
        <w:rPr>
          <w:rFonts w:ascii="Times New Roman" w:eastAsia="Times New Roman" w:hAnsi="Times New Roman" w:cs="Times New Roman"/>
          <w:sz w:val="24"/>
          <w:szCs w:val="24"/>
        </w:rPr>
        <w:t xml:space="preserve">.) and </w:t>
      </w:r>
      <w:proofErr w:type="spellStart"/>
      <w:r w:rsidRPr="00137DBA">
        <w:rPr>
          <w:rFonts w:ascii="Times New Roman" w:eastAsia="Times New Roman" w:hAnsi="Times New Roman" w:cs="Times New Roman"/>
          <w:i/>
          <w:sz w:val="24"/>
          <w:szCs w:val="24"/>
        </w:rPr>
        <w:t>Silaginella</w:t>
      </w:r>
      <w:proofErr w:type="spellEnd"/>
      <w:r w:rsidRPr="00137DBA">
        <w:rPr>
          <w:rFonts w:ascii="Times New Roman" w:eastAsia="Times New Roman" w:hAnsi="Times New Roman" w:cs="Times New Roman"/>
          <w:i/>
          <w:sz w:val="24"/>
          <w:szCs w:val="24"/>
        </w:rPr>
        <w:t xml:space="preserve"> spp</w:t>
      </w:r>
      <w:r w:rsidRPr="00137DBA">
        <w:rPr>
          <w:rFonts w:ascii="Times New Roman" w:eastAsia="Times New Roman" w:hAnsi="Times New Roman" w:cs="Times New Roman"/>
          <w:sz w:val="24"/>
          <w:szCs w:val="24"/>
        </w:rPr>
        <w:t xml:space="preserve">. </w:t>
      </w:r>
    </w:p>
    <w:p w:rsidR="00EE54C2" w:rsidRPr="00137DBA" w:rsidRDefault="00EE54C2" w:rsidP="00EE54C2">
      <w:pPr>
        <w:spacing w:before="100" w:beforeAutospacing="1" w:after="100" w:afterAutospacing="1" w:line="360" w:lineRule="auto"/>
        <w:jc w:val="both"/>
        <w:rPr>
          <w:rFonts w:ascii="Times New Roman" w:eastAsia="Times New Roman" w:hAnsi="Times New Roman" w:cs="Times New Roman"/>
          <w:sz w:val="24"/>
          <w:szCs w:val="24"/>
        </w:rPr>
      </w:pPr>
      <w:r w:rsidRPr="00137DBA">
        <w:rPr>
          <w:rFonts w:ascii="Times New Roman" w:eastAsia="Times New Roman" w:hAnsi="Times New Roman" w:cs="Times New Roman"/>
          <w:sz w:val="24"/>
          <w:szCs w:val="24"/>
        </w:rPr>
        <w:t>Commercially grown crops associated with this plant classification include the black pepper (</w:t>
      </w:r>
      <w:r w:rsidRPr="00137DBA">
        <w:rPr>
          <w:rFonts w:ascii="Times New Roman" w:eastAsia="Times New Roman" w:hAnsi="Times New Roman" w:cs="Times New Roman"/>
          <w:i/>
          <w:sz w:val="24"/>
          <w:szCs w:val="24"/>
        </w:rPr>
        <w:t xml:space="preserve">Piper </w:t>
      </w:r>
      <w:proofErr w:type="spellStart"/>
      <w:r w:rsidRPr="00137DBA">
        <w:rPr>
          <w:rFonts w:ascii="Times New Roman" w:eastAsia="Times New Roman" w:hAnsi="Times New Roman" w:cs="Times New Roman"/>
          <w:i/>
          <w:sz w:val="24"/>
          <w:szCs w:val="24"/>
        </w:rPr>
        <w:t>nigrum</w:t>
      </w:r>
      <w:proofErr w:type="spellEnd"/>
      <w:r w:rsidRPr="00137DBA">
        <w:rPr>
          <w:rFonts w:ascii="Times New Roman" w:eastAsia="Times New Roman" w:hAnsi="Times New Roman" w:cs="Times New Roman"/>
          <w:sz w:val="24"/>
          <w:szCs w:val="24"/>
        </w:rPr>
        <w:t>), cacao (</w:t>
      </w:r>
      <w:proofErr w:type="spellStart"/>
      <w:r w:rsidRPr="00137DBA">
        <w:rPr>
          <w:rFonts w:ascii="Times New Roman" w:eastAsia="Times New Roman" w:hAnsi="Times New Roman" w:cs="Times New Roman"/>
          <w:i/>
          <w:sz w:val="24"/>
          <w:szCs w:val="24"/>
        </w:rPr>
        <w:t>Theobroma</w:t>
      </w:r>
      <w:proofErr w:type="spellEnd"/>
      <w:r w:rsidRPr="00137DBA">
        <w:rPr>
          <w:rFonts w:ascii="Times New Roman" w:eastAsia="Times New Roman" w:hAnsi="Times New Roman" w:cs="Times New Roman"/>
          <w:i/>
          <w:sz w:val="24"/>
          <w:szCs w:val="24"/>
        </w:rPr>
        <w:t xml:space="preserve"> cacao</w:t>
      </w:r>
      <w:r w:rsidRPr="00137DBA">
        <w:rPr>
          <w:rFonts w:ascii="Times New Roman" w:eastAsia="Times New Roman" w:hAnsi="Times New Roman" w:cs="Times New Roman"/>
          <w:sz w:val="24"/>
          <w:szCs w:val="24"/>
        </w:rPr>
        <w:t>), coffee (</w:t>
      </w:r>
      <w:proofErr w:type="spellStart"/>
      <w:r w:rsidRPr="00137DBA">
        <w:rPr>
          <w:rFonts w:ascii="Times New Roman" w:eastAsia="Times New Roman" w:hAnsi="Times New Roman" w:cs="Times New Roman"/>
          <w:i/>
          <w:sz w:val="24"/>
          <w:szCs w:val="24"/>
        </w:rPr>
        <w:t>Coffea</w:t>
      </w:r>
      <w:proofErr w:type="spellEnd"/>
      <w:r w:rsidRPr="00137DBA">
        <w:rPr>
          <w:rFonts w:ascii="Times New Roman" w:eastAsia="Times New Roman" w:hAnsi="Times New Roman" w:cs="Times New Roman"/>
          <w:i/>
          <w:sz w:val="24"/>
          <w:szCs w:val="24"/>
        </w:rPr>
        <w:t xml:space="preserve"> spp</w:t>
      </w:r>
      <w:r w:rsidRPr="00137DBA">
        <w:rPr>
          <w:rFonts w:ascii="Times New Roman" w:eastAsia="Times New Roman" w:hAnsi="Times New Roman" w:cs="Times New Roman"/>
          <w:sz w:val="24"/>
          <w:szCs w:val="24"/>
        </w:rPr>
        <w:t xml:space="preserve">.), </w:t>
      </w:r>
      <w:proofErr w:type="spellStart"/>
      <w:r w:rsidRPr="00137DBA">
        <w:rPr>
          <w:rFonts w:ascii="Times New Roman" w:eastAsia="Times New Roman" w:hAnsi="Times New Roman" w:cs="Times New Roman"/>
          <w:sz w:val="24"/>
          <w:szCs w:val="24"/>
        </w:rPr>
        <w:t>lanzones</w:t>
      </w:r>
      <w:proofErr w:type="spellEnd"/>
      <w:r w:rsidRPr="00137DBA">
        <w:rPr>
          <w:rFonts w:ascii="Times New Roman" w:eastAsia="Times New Roman" w:hAnsi="Times New Roman" w:cs="Times New Roman"/>
          <w:sz w:val="24"/>
          <w:szCs w:val="24"/>
        </w:rPr>
        <w:t xml:space="preserve"> (</w:t>
      </w:r>
      <w:proofErr w:type="spellStart"/>
      <w:r w:rsidRPr="00137DBA">
        <w:rPr>
          <w:rFonts w:ascii="Times New Roman" w:eastAsia="Times New Roman" w:hAnsi="Times New Roman" w:cs="Times New Roman"/>
          <w:i/>
          <w:sz w:val="24"/>
          <w:szCs w:val="24"/>
        </w:rPr>
        <w:t>Lansium</w:t>
      </w:r>
      <w:proofErr w:type="spellEnd"/>
      <w:r w:rsidRPr="00137DBA">
        <w:rPr>
          <w:rFonts w:ascii="Times New Roman" w:eastAsia="Times New Roman" w:hAnsi="Times New Roman" w:cs="Times New Roman"/>
          <w:i/>
          <w:sz w:val="24"/>
          <w:szCs w:val="24"/>
        </w:rPr>
        <w:t xml:space="preserve"> </w:t>
      </w:r>
      <w:proofErr w:type="spellStart"/>
      <w:r w:rsidRPr="00137DBA">
        <w:rPr>
          <w:rFonts w:ascii="Times New Roman" w:eastAsia="Times New Roman" w:hAnsi="Times New Roman" w:cs="Times New Roman"/>
          <w:i/>
          <w:sz w:val="24"/>
          <w:szCs w:val="24"/>
        </w:rPr>
        <w:t>domesticum</w:t>
      </w:r>
      <w:proofErr w:type="spellEnd"/>
      <w:r w:rsidRPr="00137DBA">
        <w:rPr>
          <w:rFonts w:ascii="Times New Roman" w:eastAsia="Times New Roman" w:hAnsi="Times New Roman" w:cs="Times New Roman"/>
          <w:sz w:val="24"/>
          <w:szCs w:val="24"/>
        </w:rPr>
        <w:t xml:space="preserve">), </w:t>
      </w:r>
      <w:proofErr w:type="spellStart"/>
      <w:r w:rsidRPr="00137DBA">
        <w:rPr>
          <w:rFonts w:ascii="Times New Roman" w:eastAsia="Times New Roman" w:hAnsi="Times New Roman" w:cs="Times New Roman"/>
          <w:sz w:val="24"/>
          <w:szCs w:val="24"/>
        </w:rPr>
        <w:t>mangosteen</w:t>
      </w:r>
      <w:proofErr w:type="spellEnd"/>
      <w:r w:rsidRPr="00137DBA">
        <w:rPr>
          <w:rFonts w:ascii="Times New Roman" w:eastAsia="Times New Roman" w:hAnsi="Times New Roman" w:cs="Times New Roman"/>
          <w:sz w:val="24"/>
          <w:szCs w:val="24"/>
        </w:rPr>
        <w:t xml:space="preserve"> (</w:t>
      </w:r>
      <w:proofErr w:type="spellStart"/>
      <w:r w:rsidRPr="00137DBA">
        <w:rPr>
          <w:rFonts w:ascii="Times New Roman" w:eastAsia="Times New Roman" w:hAnsi="Times New Roman" w:cs="Times New Roman"/>
          <w:i/>
          <w:sz w:val="24"/>
          <w:szCs w:val="24"/>
        </w:rPr>
        <w:t>Garcinia</w:t>
      </w:r>
      <w:proofErr w:type="spellEnd"/>
      <w:r w:rsidRPr="00137DBA">
        <w:rPr>
          <w:rFonts w:ascii="Times New Roman" w:eastAsia="Times New Roman" w:hAnsi="Times New Roman" w:cs="Times New Roman"/>
          <w:i/>
          <w:sz w:val="24"/>
          <w:szCs w:val="24"/>
        </w:rPr>
        <w:t xml:space="preserve"> </w:t>
      </w:r>
      <w:proofErr w:type="spellStart"/>
      <w:r w:rsidRPr="00137DBA">
        <w:rPr>
          <w:rFonts w:ascii="Times New Roman" w:eastAsia="Times New Roman" w:hAnsi="Times New Roman" w:cs="Times New Roman"/>
          <w:i/>
          <w:sz w:val="24"/>
          <w:szCs w:val="24"/>
        </w:rPr>
        <w:t>mangostana</w:t>
      </w:r>
      <w:proofErr w:type="spellEnd"/>
      <w:r w:rsidRPr="00137DBA">
        <w:rPr>
          <w:rFonts w:ascii="Times New Roman" w:eastAsia="Times New Roman" w:hAnsi="Times New Roman" w:cs="Times New Roman"/>
          <w:sz w:val="24"/>
          <w:szCs w:val="24"/>
        </w:rPr>
        <w:t xml:space="preserve">), </w:t>
      </w:r>
      <w:proofErr w:type="spellStart"/>
      <w:r w:rsidRPr="00137DBA">
        <w:rPr>
          <w:rFonts w:ascii="Times New Roman" w:eastAsia="Times New Roman" w:hAnsi="Times New Roman" w:cs="Times New Roman"/>
          <w:sz w:val="24"/>
          <w:szCs w:val="24"/>
        </w:rPr>
        <w:t>soursop</w:t>
      </w:r>
      <w:proofErr w:type="spellEnd"/>
      <w:r w:rsidRPr="00137DBA">
        <w:rPr>
          <w:rFonts w:ascii="Times New Roman" w:eastAsia="Times New Roman" w:hAnsi="Times New Roman" w:cs="Times New Roman"/>
          <w:sz w:val="24"/>
          <w:szCs w:val="24"/>
        </w:rPr>
        <w:t xml:space="preserve"> (</w:t>
      </w:r>
      <w:proofErr w:type="spellStart"/>
      <w:r w:rsidRPr="00137DBA">
        <w:rPr>
          <w:rFonts w:ascii="Times New Roman" w:eastAsia="Times New Roman" w:hAnsi="Times New Roman" w:cs="Times New Roman"/>
          <w:i/>
          <w:sz w:val="24"/>
          <w:szCs w:val="24"/>
        </w:rPr>
        <w:t>Annona</w:t>
      </w:r>
      <w:proofErr w:type="spellEnd"/>
      <w:r w:rsidRPr="00137DBA">
        <w:rPr>
          <w:rFonts w:ascii="Times New Roman" w:eastAsia="Times New Roman" w:hAnsi="Times New Roman" w:cs="Times New Roman"/>
          <w:i/>
          <w:sz w:val="24"/>
          <w:szCs w:val="24"/>
        </w:rPr>
        <w:t xml:space="preserve"> </w:t>
      </w:r>
      <w:proofErr w:type="spellStart"/>
      <w:r w:rsidRPr="00137DBA">
        <w:rPr>
          <w:rFonts w:ascii="Times New Roman" w:eastAsia="Times New Roman" w:hAnsi="Times New Roman" w:cs="Times New Roman"/>
          <w:i/>
          <w:sz w:val="24"/>
          <w:szCs w:val="24"/>
        </w:rPr>
        <w:t>muricata</w:t>
      </w:r>
      <w:proofErr w:type="spellEnd"/>
      <w:r w:rsidRPr="00137DBA">
        <w:rPr>
          <w:rFonts w:ascii="Times New Roman" w:eastAsia="Times New Roman" w:hAnsi="Times New Roman" w:cs="Times New Roman"/>
          <w:sz w:val="24"/>
          <w:szCs w:val="24"/>
        </w:rPr>
        <w:t xml:space="preserve">), </w:t>
      </w:r>
      <w:proofErr w:type="gramStart"/>
      <w:r w:rsidRPr="00137DBA">
        <w:rPr>
          <w:rFonts w:ascii="Times New Roman" w:eastAsia="Times New Roman" w:hAnsi="Times New Roman" w:cs="Times New Roman"/>
          <w:sz w:val="24"/>
          <w:szCs w:val="24"/>
        </w:rPr>
        <w:t>hot</w:t>
      </w:r>
      <w:proofErr w:type="gramEnd"/>
      <w:r w:rsidRPr="00137DBA">
        <w:rPr>
          <w:rFonts w:ascii="Times New Roman" w:eastAsia="Times New Roman" w:hAnsi="Times New Roman" w:cs="Times New Roman"/>
          <w:sz w:val="24"/>
          <w:szCs w:val="24"/>
        </w:rPr>
        <w:t xml:space="preserve"> pepper (</w:t>
      </w:r>
      <w:r w:rsidRPr="00137DBA">
        <w:rPr>
          <w:rFonts w:ascii="Times New Roman" w:eastAsia="Times New Roman" w:hAnsi="Times New Roman" w:cs="Times New Roman"/>
          <w:i/>
          <w:sz w:val="24"/>
          <w:szCs w:val="24"/>
        </w:rPr>
        <w:t xml:space="preserve">Capsicum </w:t>
      </w:r>
      <w:proofErr w:type="spellStart"/>
      <w:r w:rsidRPr="00137DBA">
        <w:rPr>
          <w:rFonts w:ascii="Times New Roman" w:eastAsia="Times New Roman" w:hAnsi="Times New Roman" w:cs="Times New Roman"/>
          <w:i/>
          <w:sz w:val="24"/>
          <w:szCs w:val="24"/>
        </w:rPr>
        <w:t>annuum</w:t>
      </w:r>
      <w:proofErr w:type="spellEnd"/>
      <w:r w:rsidRPr="00137DBA">
        <w:rPr>
          <w:rFonts w:ascii="Times New Roman" w:eastAsia="Times New Roman" w:hAnsi="Times New Roman" w:cs="Times New Roman"/>
          <w:sz w:val="24"/>
          <w:szCs w:val="24"/>
        </w:rPr>
        <w:t>) and ginger (</w:t>
      </w:r>
      <w:proofErr w:type="spellStart"/>
      <w:r w:rsidRPr="00137DBA">
        <w:rPr>
          <w:rFonts w:ascii="Times New Roman" w:eastAsia="Times New Roman" w:hAnsi="Times New Roman" w:cs="Times New Roman"/>
          <w:i/>
          <w:sz w:val="24"/>
          <w:szCs w:val="24"/>
        </w:rPr>
        <w:t>Zingiber</w:t>
      </w:r>
      <w:proofErr w:type="spellEnd"/>
      <w:r w:rsidRPr="00137DBA">
        <w:rPr>
          <w:rFonts w:ascii="Times New Roman" w:eastAsia="Times New Roman" w:hAnsi="Times New Roman" w:cs="Times New Roman"/>
          <w:i/>
          <w:sz w:val="24"/>
          <w:szCs w:val="24"/>
        </w:rPr>
        <w:t xml:space="preserve"> </w:t>
      </w:r>
      <w:proofErr w:type="spellStart"/>
      <w:r w:rsidRPr="00137DBA">
        <w:rPr>
          <w:rFonts w:ascii="Times New Roman" w:eastAsia="Times New Roman" w:hAnsi="Times New Roman" w:cs="Times New Roman"/>
          <w:i/>
          <w:sz w:val="24"/>
          <w:szCs w:val="24"/>
        </w:rPr>
        <w:t>officinale</w:t>
      </w:r>
      <w:proofErr w:type="spellEnd"/>
      <w:r w:rsidRPr="00137DBA">
        <w:rPr>
          <w:rFonts w:ascii="Times New Roman" w:eastAsia="Times New Roman" w:hAnsi="Times New Roman" w:cs="Times New Roman"/>
          <w:sz w:val="24"/>
          <w:szCs w:val="24"/>
        </w:rPr>
        <w:t>). These crops can tolerate or require shade and are therefore suitable for intercropping under coconut or other perennial crops having wide canopies.</w:t>
      </w:r>
    </w:p>
    <w:p w:rsidR="00EE54C2" w:rsidRPr="00137DBA" w:rsidRDefault="00EE54C2" w:rsidP="00EE54C2">
      <w:pPr>
        <w:autoSpaceDE w:val="0"/>
        <w:autoSpaceDN w:val="0"/>
        <w:adjustRightInd w:val="0"/>
        <w:spacing w:after="0" w:line="360" w:lineRule="auto"/>
        <w:rPr>
          <w:rFonts w:ascii="Times New Roman" w:eastAsia="Times New Roman" w:hAnsi="Times New Roman" w:cs="Times New Roman"/>
          <w:bCs/>
          <w:sz w:val="24"/>
          <w:szCs w:val="24"/>
        </w:rPr>
      </w:pPr>
      <w:r w:rsidRPr="00137DBA">
        <w:rPr>
          <w:rFonts w:ascii="Times New Roman" w:eastAsia="Times New Roman" w:hAnsi="Times New Roman" w:cs="Times New Roman"/>
          <w:bCs/>
          <w:sz w:val="24"/>
          <w:szCs w:val="24"/>
        </w:rPr>
        <w:t xml:space="preserve">d). </w:t>
      </w:r>
      <w:proofErr w:type="spellStart"/>
      <w:r w:rsidRPr="00137DBA">
        <w:rPr>
          <w:rFonts w:ascii="Times New Roman" w:eastAsia="Times New Roman" w:hAnsi="Times New Roman" w:cs="Times New Roman"/>
          <w:bCs/>
          <w:sz w:val="24"/>
          <w:szCs w:val="24"/>
        </w:rPr>
        <w:t>Heliophytes</w:t>
      </w:r>
      <w:proofErr w:type="spellEnd"/>
      <w:r w:rsidRPr="00137DBA">
        <w:rPr>
          <w:rFonts w:ascii="Times New Roman" w:eastAsia="Times New Roman" w:hAnsi="Times New Roman" w:cs="Times New Roman"/>
          <w:bCs/>
          <w:sz w:val="24"/>
          <w:szCs w:val="24"/>
        </w:rPr>
        <w:t xml:space="preserve"> or </w:t>
      </w:r>
      <w:proofErr w:type="spellStart"/>
      <w:r w:rsidRPr="00137DBA">
        <w:rPr>
          <w:rFonts w:ascii="Times New Roman" w:eastAsia="Times New Roman" w:hAnsi="Times New Roman" w:cs="Times New Roman"/>
          <w:bCs/>
          <w:sz w:val="24"/>
          <w:szCs w:val="24"/>
        </w:rPr>
        <w:t>heliophytic</w:t>
      </w:r>
      <w:proofErr w:type="spellEnd"/>
      <w:r w:rsidRPr="00137DBA">
        <w:rPr>
          <w:rFonts w:ascii="Times New Roman" w:eastAsia="Times New Roman" w:hAnsi="Times New Roman" w:cs="Times New Roman"/>
          <w:bCs/>
          <w:sz w:val="24"/>
          <w:szCs w:val="24"/>
        </w:rPr>
        <w:t xml:space="preserve"> plants:</w:t>
      </w:r>
    </w:p>
    <w:p w:rsidR="00EE54C2" w:rsidRPr="00137DBA" w:rsidRDefault="00EE54C2" w:rsidP="00EE54C2">
      <w:pPr>
        <w:autoSpaceDE w:val="0"/>
        <w:autoSpaceDN w:val="0"/>
        <w:adjustRightInd w:val="0"/>
        <w:spacing w:after="0" w:line="360" w:lineRule="auto"/>
        <w:jc w:val="both"/>
        <w:rPr>
          <w:rFonts w:ascii="Times New Roman" w:eastAsia="Times New Roman" w:hAnsi="Times New Roman" w:cs="Times New Roman"/>
          <w:bCs/>
          <w:sz w:val="24"/>
          <w:szCs w:val="24"/>
        </w:rPr>
      </w:pPr>
      <w:r w:rsidRPr="00137DBA">
        <w:rPr>
          <w:rFonts w:ascii="Times New Roman" w:eastAsia="Times New Roman" w:hAnsi="Times New Roman" w:cs="Times New Roman"/>
          <w:bCs/>
          <w:sz w:val="24"/>
          <w:szCs w:val="24"/>
        </w:rPr>
        <w:t>Also called sun-loving plants, are those that require for their optimum growth full exposure to the sun. Examples are coconut, mango (</w:t>
      </w:r>
      <w:proofErr w:type="spellStart"/>
      <w:r w:rsidRPr="00137DBA">
        <w:rPr>
          <w:rFonts w:ascii="Times New Roman" w:eastAsia="Times New Roman" w:hAnsi="Times New Roman" w:cs="Times New Roman"/>
          <w:bCs/>
          <w:i/>
          <w:sz w:val="24"/>
          <w:szCs w:val="24"/>
        </w:rPr>
        <w:t>Mangifera</w:t>
      </w:r>
      <w:proofErr w:type="spellEnd"/>
      <w:r w:rsidRPr="00137DBA">
        <w:rPr>
          <w:rFonts w:ascii="Times New Roman" w:eastAsia="Times New Roman" w:hAnsi="Times New Roman" w:cs="Times New Roman"/>
          <w:bCs/>
          <w:i/>
          <w:sz w:val="24"/>
          <w:szCs w:val="24"/>
        </w:rPr>
        <w:t xml:space="preserve"> </w:t>
      </w:r>
      <w:proofErr w:type="spellStart"/>
      <w:r w:rsidRPr="00137DBA">
        <w:rPr>
          <w:rFonts w:ascii="Times New Roman" w:eastAsia="Times New Roman" w:hAnsi="Times New Roman" w:cs="Times New Roman"/>
          <w:bCs/>
          <w:i/>
          <w:sz w:val="24"/>
          <w:szCs w:val="24"/>
        </w:rPr>
        <w:t>indica</w:t>
      </w:r>
      <w:proofErr w:type="spellEnd"/>
      <w:r w:rsidRPr="00137DBA">
        <w:rPr>
          <w:rFonts w:ascii="Times New Roman" w:eastAsia="Times New Roman" w:hAnsi="Times New Roman" w:cs="Times New Roman"/>
          <w:bCs/>
          <w:sz w:val="24"/>
          <w:szCs w:val="24"/>
        </w:rPr>
        <w:t>), sugarcane (</w:t>
      </w:r>
      <w:proofErr w:type="spellStart"/>
      <w:r w:rsidRPr="00137DBA">
        <w:rPr>
          <w:rFonts w:ascii="Times New Roman" w:eastAsia="Times New Roman" w:hAnsi="Times New Roman" w:cs="Times New Roman"/>
          <w:bCs/>
          <w:i/>
          <w:sz w:val="24"/>
          <w:szCs w:val="24"/>
        </w:rPr>
        <w:t>Saccharum</w:t>
      </w:r>
      <w:proofErr w:type="spellEnd"/>
      <w:r w:rsidRPr="00137DBA">
        <w:rPr>
          <w:rFonts w:ascii="Times New Roman" w:eastAsia="Times New Roman" w:hAnsi="Times New Roman" w:cs="Times New Roman"/>
          <w:bCs/>
          <w:i/>
          <w:sz w:val="24"/>
          <w:szCs w:val="24"/>
        </w:rPr>
        <w:t xml:space="preserve"> </w:t>
      </w:r>
      <w:proofErr w:type="spellStart"/>
      <w:r w:rsidRPr="00137DBA">
        <w:rPr>
          <w:rFonts w:ascii="Times New Roman" w:eastAsia="Times New Roman" w:hAnsi="Times New Roman" w:cs="Times New Roman"/>
          <w:bCs/>
          <w:i/>
          <w:sz w:val="24"/>
          <w:szCs w:val="24"/>
        </w:rPr>
        <w:t>officinarum</w:t>
      </w:r>
      <w:proofErr w:type="spellEnd"/>
      <w:r w:rsidRPr="00137DBA">
        <w:rPr>
          <w:rFonts w:ascii="Times New Roman" w:eastAsia="Times New Roman" w:hAnsi="Times New Roman" w:cs="Times New Roman"/>
          <w:bCs/>
          <w:sz w:val="24"/>
          <w:szCs w:val="24"/>
        </w:rPr>
        <w:t xml:space="preserve">), </w:t>
      </w:r>
      <w:proofErr w:type="gramStart"/>
      <w:r w:rsidRPr="00137DBA">
        <w:rPr>
          <w:rFonts w:ascii="Times New Roman" w:eastAsia="Times New Roman" w:hAnsi="Times New Roman" w:cs="Times New Roman"/>
          <w:bCs/>
          <w:sz w:val="24"/>
          <w:szCs w:val="24"/>
        </w:rPr>
        <w:t>corn</w:t>
      </w:r>
      <w:proofErr w:type="gramEnd"/>
      <w:r w:rsidRPr="00137DBA">
        <w:rPr>
          <w:rFonts w:ascii="Times New Roman" w:eastAsia="Times New Roman" w:hAnsi="Times New Roman" w:cs="Times New Roman"/>
          <w:bCs/>
          <w:sz w:val="24"/>
          <w:szCs w:val="24"/>
        </w:rPr>
        <w:t xml:space="preserve"> (</w:t>
      </w:r>
      <w:proofErr w:type="spellStart"/>
      <w:r w:rsidRPr="00137DBA">
        <w:rPr>
          <w:rFonts w:ascii="Times New Roman" w:eastAsia="Times New Roman" w:hAnsi="Times New Roman" w:cs="Times New Roman"/>
          <w:bCs/>
          <w:i/>
          <w:sz w:val="24"/>
          <w:szCs w:val="24"/>
        </w:rPr>
        <w:t>Zea</w:t>
      </w:r>
      <w:proofErr w:type="spellEnd"/>
      <w:r w:rsidRPr="00137DBA">
        <w:rPr>
          <w:rFonts w:ascii="Times New Roman" w:eastAsia="Times New Roman" w:hAnsi="Times New Roman" w:cs="Times New Roman"/>
          <w:bCs/>
          <w:i/>
          <w:sz w:val="24"/>
          <w:szCs w:val="24"/>
        </w:rPr>
        <w:t xml:space="preserve"> mays</w:t>
      </w:r>
      <w:r w:rsidRPr="00137DBA">
        <w:rPr>
          <w:rFonts w:ascii="Times New Roman" w:eastAsia="Times New Roman" w:hAnsi="Times New Roman" w:cs="Times New Roman"/>
          <w:bCs/>
          <w:sz w:val="24"/>
          <w:szCs w:val="24"/>
        </w:rPr>
        <w:t xml:space="preserve">). This plant classification also applies to the </w:t>
      </w:r>
      <w:proofErr w:type="spellStart"/>
      <w:r w:rsidRPr="00137DBA">
        <w:rPr>
          <w:rFonts w:ascii="Times New Roman" w:eastAsia="Times New Roman" w:hAnsi="Times New Roman" w:cs="Times New Roman"/>
          <w:bCs/>
          <w:sz w:val="24"/>
          <w:szCs w:val="24"/>
        </w:rPr>
        <w:t>xerophytic</w:t>
      </w:r>
      <w:proofErr w:type="spellEnd"/>
      <w:r w:rsidRPr="00137DBA">
        <w:rPr>
          <w:rFonts w:ascii="Times New Roman" w:eastAsia="Times New Roman" w:hAnsi="Times New Roman" w:cs="Times New Roman"/>
          <w:bCs/>
          <w:sz w:val="24"/>
          <w:szCs w:val="24"/>
        </w:rPr>
        <w:t xml:space="preserve"> plants.</w:t>
      </w:r>
    </w:p>
    <w:p w:rsidR="00EE54C2" w:rsidRPr="00EE54C2" w:rsidRDefault="00EE54C2" w:rsidP="00EE54C2">
      <w:pPr>
        <w:autoSpaceDE w:val="0"/>
        <w:autoSpaceDN w:val="0"/>
        <w:adjustRightInd w:val="0"/>
        <w:spacing w:after="0" w:line="360" w:lineRule="auto"/>
        <w:jc w:val="both"/>
        <w:rPr>
          <w:rFonts w:ascii="Times New Roman" w:eastAsia="Times New Roman" w:hAnsi="Times New Roman" w:cs="Times New Roman"/>
          <w:bCs/>
          <w:sz w:val="24"/>
          <w:szCs w:val="24"/>
        </w:rPr>
      </w:pPr>
    </w:p>
    <w:p w:rsidR="00EE54C2" w:rsidRPr="00EE54C2" w:rsidRDefault="00EE54C2" w:rsidP="00EE54C2">
      <w:pPr>
        <w:autoSpaceDE w:val="0"/>
        <w:autoSpaceDN w:val="0"/>
        <w:adjustRightInd w:val="0"/>
        <w:spacing w:after="0" w:line="360" w:lineRule="auto"/>
        <w:jc w:val="both"/>
        <w:rPr>
          <w:rFonts w:ascii="Times New Roman" w:eastAsia="Times New Roman" w:hAnsi="Times New Roman" w:cs="Times New Roman"/>
          <w:bCs/>
          <w:sz w:val="24"/>
          <w:szCs w:val="24"/>
        </w:rPr>
      </w:pPr>
      <w:r w:rsidRPr="00EE54C2">
        <w:rPr>
          <w:rFonts w:ascii="Times New Roman" w:eastAsia="Times New Roman" w:hAnsi="Times New Roman" w:cs="Times New Roman"/>
          <w:bCs/>
          <w:sz w:val="24"/>
          <w:szCs w:val="24"/>
        </w:rPr>
        <w:t xml:space="preserve">Anatomical adaptive features of </w:t>
      </w:r>
      <w:proofErr w:type="spellStart"/>
      <w:r w:rsidRPr="00EE54C2">
        <w:rPr>
          <w:rFonts w:ascii="Times New Roman" w:eastAsia="Times New Roman" w:hAnsi="Times New Roman" w:cs="Times New Roman"/>
          <w:bCs/>
          <w:sz w:val="24"/>
          <w:szCs w:val="24"/>
        </w:rPr>
        <w:t>heliophytes</w:t>
      </w:r>
      <w:proofErr w:type="spellEnd"/>
      <w:r w:rsidRPr="00EE54C2">
        <w:rPr>
          <w:rFonts w:ascii="Times New Roman" w:eastAsia="Times New Roman" w:hAnsi="Times New Roman" w:cs="Times New Roman"/>
          <w:bCs/>
          <w:sz w:val="24"/>
          <w:szCs w:val="24"/>
        </w:rPr>
        <w:t xml:space="preserve"> include: </w:t>
      </w:r>
    </w:p>
    <w:p w:rsidR="00EE54C2" w:rsidRPr="00EE54C2" w:rsidRDefault="00EE54C2" w:rsidP="00EE54C2">
      <w:pPr>
        <w:autoSpaceDE w:val="0"/>
        <w:autoSpaceDN w:val="0"/>
        <w:adjustRightInd w:val="0"/>
        <w:spacing w:after="0" w:line="360" w:lineRule="auto"/>
        <w:rPr>
          <w:rFonts w:ascii="Times New Roman" w:eastAsia="Times New Roman" w:hAnsi="Times New Roman" w:cs="Times New Roman"/>
          <w:b/>
          <w:bCs/>
          <w:sz w:val="24"/>
          <w:szCs w:val="24"/>
        </w:rPr>
      </w:pPr>
    </w:p>
    <w:p w:rsidR="00EE54C2" w:rsidRPr="00EE54C2" w:rsidRDefault="00EE54C2" w:rsidP="00EE54C2">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EE54C2">
        <w:rPr>
          <w:rFonts w:ascii="Times New Roman" w:hAnsi="Times New Roman" w:cs="Times New Roman"/>
          <w:sz w:val="24"/>
          <w:szCs w:val="24"/>
        </w:rPr>
        <w:t xml:space="preserve">leaves are relatively thick and have a well-developed palisade layer with a high proportion of columnar cells </w:t>
      </w:r>
    </w:p>
    <w:p w:rsidR="00EE54C2" w:rsidRPr="00EE54C2" w:rsidRDefault="00EE54C2" w:rsidP="00EE54C2">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rPr>
      </w:pPr>
      <w:r w:rsidRPr="00EE54C2">
        <w:rPr>
          <w:rFonts w:ascii="Times New Roman" w:hAnsi="Times New Roman" w:cs="Times New Roman"/>
          <w:sz w:val="24"/>
          <w:szCs w:val="24"/>
        </w:rPr>
        <w:t>Poorly developed sponge mesophyll</w:t>
      </w:r>
    </w:p>
    <w:p w:rsidR="00EE54C2" w:rsidRPr="00137DBA" w:rsidRDefault="00EE54C2" w:rsidP="00EE54C2">
      <w:pPr>
        <w:pStyle w:val="ListParagraph"/>
        <w:numPr>
          <w:ilvl w:val="0"/>
          <w:numId w:val="3"/>
        </w:num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lastRenderedPageBreak/>
        <w:t xml:space="preserve">Smaller intercellular spaces compared to </w:t>
      </w:r>
      <w:proofErr w:type="spellStart"/>
      <w:r w:rsidRPr="00137DBA">
        <w:rPr>
          <w:rFonts w:ascii="Times New Roman" w:hAnsi="Times New Roman" w:cs="Times New Roman"/>
          <w:sz w:val="24"/>
          <w:szCs w:val="24"/>
        </w:rPr>
        <w:t>sciophytes</w:t>
      </w:r>
      <w:proofErr w:type="spellEnd"/>
    </w:p>
    <w:p w:rsidR="00EE54C2" w:rsidRPr="00137DBA" w:rsidRDefault="00EE54C2" w:rsidP="00EE54C2">
      <w:pPr>
        <w:pStyle w:val="ListParagraph"/>
        <w:numPr>
          <w:ilvl w:val="0"/>
          <w:numId w:val="3"/>
        </w:num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t>Chloroplasts are larger in number</w:t>
      </w:r>
    </w:p>
    <w:p w:rsidR="00EE54C2" w:rsidRPr="00EE54C2" w:rsidRDefault="00EE54C2" w:rsidP="00EE54C2">
      <w:p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e). Halophytes or halophytic plants:</w:t>
      </w:r>
    </w:p>
    <w:p w:rsidR="00EE54C2" w:rsidRPr="00137DBA" w:rsidRDefault="00EE54C2" w:rsidP="00EE54C2">
      <w:pPr>
        <w:spacing w:before="100" w:beforeAutospacing="1" w:after="100" w:afterAutospacing="1" w:line="360" w:lineRule="auto"/>
        <w:jc w:val="both"/>
        <w:rPr>
          <w:rFonts w:ascii="Times New Roman" w:eastAsia="Times New Roman" w:hAnsi="Times New Roman" w:cs="Times New Roman"/>
          <w:sz w:val="24"/>
          <w:szCs w:val="24"/>
        </w:rPr>
      </w:pPr>
      <w:r w:rsidRPr="00137DBA">
        <w:rPr>
          <w:rFonts w:ascii="Times New Roman" w:hAnsi="Times New Roman" w:cs="Times New Roman"/>
          <w:sz w:val="24"/>
          <w:szCs w:val="24"/>
        </w:rPr>
        <w:t xml:space="preserve">Also called salt loving plants, are plants that can tolerate growing under saline conditions or in natural habitats which are excessively rich in salts. Included under the halophytic plant classification are the </w:t>
      </w:r>
      <w:proofErr w:type="spellStart"/>
      <w:r w:rsidRPr="00137DBA">
        <w:rPr>
          <w:rFonts w:ascii="Times New Roman" w:hAnsi="Times New Roman" w:cs="Times New Roman"/>
          <w:sz w:val="24"/>
          <w:szCs w:val="24"/>
        </w:rPr>
        <w:t>nipa</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Nypa</w:t>
      </w:r>
      <w:proofErr w:type="spellEnd"/>
      <w:r w:rsidRPr="00137DBA">
        <w:rPr>
          <w:rFonts w:ascii="Times New Roman" w:hAnsi="Times New Roman" w:cs="Times New Roman"/>
          <w:i/>
          <w:sz w:val="24"/>
          <w:szCs w:val="24"/>
        </w:rPr>
        <w:t xml:space="preserve"> </w:t>
      </w:r>
      <w:proofErr w:type="spellStart"/>
      <w:r w:rsidRPr="00137DBA">
        <w:rPr>
          <w:rFonts w:ascii="Times New Roman" w:hAnsi="Times New Roman" w:cs="Times New Roman"/>
          <w:i/>
          <w:sz w:val="24"/>
          <w:szCs w:val="24"/>
        </w:rPr>
        <w:t>fruticans</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sz w:val="24"/>
          <w:szCs w:val="24"/>
        </w:rPr>
        <w:t>talisay</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Terminalia</w:t>
      </w:r>
      <w:proofErr w:type="spellEnd"/>
      <w:r w:rsidRPr="00137DBA">
        <w:rPr>
          <w:rFonts w:ascii="Times New Roman" w:hAnsi="Times New Roman" w:cs="Times New Roman"/>
          <w:i/>
          <w:sz w:val="24"/>
          <w:szCs w:val="24"/>
        </w:rPr>
        <w:t xml:space="preserve"> </w:t>
      </w:r>
      <w:proofErr w:type="spellStart"/>
      <w:r w:rsidRPr="00137DBA">
        <w:rPr>
          <w:rFonts w:ascii="Times New Roman" w:hAnsi="Times New Roman" w:cs="Times New Roman"/>
          <w:i/>
          <w:sz w:val="24"/>
          <w:szCs w:val="24"/>
        </w:rPr>
        <w:t>catappa</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sz w:val="24"/>
          <w:szCs w:val="24"/>
        </w:rPr>
        <w:t>bakawan</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Rhizophora</w:t>
      </w:r>
      <w:proofErr w:type="spellEnd"/>
      <w:r w:rsidRPr="00137DBA">
        <w:rPr>
          <w:rFonts w:ascii="Times New Roman" w:hAnsi="Times New Roman" w:cs="Times New Roman"/>
          <w:i/>
          <w:sz w:val="24"/>
          <w:szCs w:val="24"/>
        </w:rPr>
        <w:t xml:space="preserve"> </w:t>
      </w:r>
      <w:proofErr w:type="spellStart"/>
      <w:r w:rsidRPr="00137DBA">
        <w:rPr>
          <w:rFonts w:ascii="Times New Roman" w:hAnsi="Times New Roman" w:cs="Times New Roman"/>
          <w:i/>
          <w:sz w:val="24"/>
          <w:szCs w:val="24"/>
        </w:rPr>
        <w:t>mucronata</w:t>
      </w:r>
      <w:proofErr w:type="spellEnd"/>
      <w:r w:rsidRPr="00137DBA">
        <w:rPr>
          <w:rFonts w:ascii="Times New Roman" w:hAnsi="Times New Roman" w:cs="Times New Roman"/>
          <w:sz w:val="24"/>
          <w:szCs w:val="24"/>
        </w:rPr>
        <w:t>) and many other mangrove species. Coconut (</w:t>
      </w:r>
      <w:proofErr w:type="spellStart"/>
      <w:r w:rsidRPr="00137DBA">
        <w:rPr>
          <w:rFonts w:ascii="Times New Roman" w:hAnsi="Times New Roman" w:cs="Times New Roman"/>
          <w:i/>
          <w:sz w:val="24"/>
          <w:szCs w:val="24"/>
        </w:rPr>
        <w:t>Cocos</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nucifera</w:t>
      </w:r>
      <w:proofErr w:type="spellEnd"/>
      <w:r w:rsidRPr="00137DBA">
        <w:rPr>
          <w:rFonts w:ascii="Times New Roman" w:hAnsi="Times New Roman" w:cs="Times New Roman"/>
          <w:sz w:val="24"/>
          <w:szCs w:val="24"/>
        </w:rPr>
        <w:t>), cashew (</w:t>
      </w:r>
      <w:proofErr w:type="spellStart"/>
      <w:r w:rsidRPr="00137DBA">
        <w:rPr>
          <w:rFonts w:ascii="Times New Roman" w:hAnsi="Times New Roman" w:cs="Times New Roman"/>
          <w:i/>
          <w:sz w:val="24"/>
          <w:szCs w:val="24"/>
        </w:rPr>
        <w:t>Anacardium</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occidentale</w:t>
      </w:r>
      <w:proofErr w:type="spellEnd"/>
      <w:r w:rsidRPr="00137DBA">
        <w:rPr>
          <w:rFonts w:ascii="Times New Roman" w:hAnsi="Times New Roman" w:cs="Times New Roman"/>
          <w:sz w:val="24"/>
          <w:szCs w:val="24"/>
        </w:rPr>
        <w:t>), jackfruit (</w:t>
      </w:r>
      <w:proofErr w:type="spellStart"/>
      <w:r w:rsidRPr="00137DBA">
        <w:rPr>
          <w:rFonts w:ascii="Times New Roman" w:hAnsi="Times New Roman" w:cs="Times New Roman"/>
          <w:i/>
          <w:sz w:val="24"/>
          <w:szCs w:val="24"/>
        </w:rPr>
        <w:t>Artocarpus</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heterophyllus</w:t>
      </w:r>
      <w:proofErr w:type="spellEnd"/>
      <w:r w:rsidRPr="00137DBA">
        <w:rPr>
          <w:rFonts w:ascii="Times New Roman" w:hAnsi="Times New Roman" w:cs="Times New Roman"/>
          <w:sz w:val="24"/>
          <w:szCs w:val="24"/>
        </w:rPr>
        <w:t>) and tamarind (</w:t>
      </w:r>
      <w:proofErr w:type="spellStart"/>
      <w:r w:rsidRPr="00137DBA">
        <w:rPr>
          <w:rFonts w:ascii="Times New Roman" w:hAnsi="Times New Roman" w:cs="Times New Roman"/>
          <w:i/>
          <w:sz w:val="24"/>
          <w:szCs w:val="24"/>
        </w:rPr>
        <w:t>Tamarindus</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indica</w:t>
      </w:r>
      <w:proofErr w:type="spellEnd"/>
      <w:r w:rsidRPr="00137DBA">
        <w:rPr>
          <w:rFonts w:ascii="Times New Roman" w:hAnsi="Times New Roman" w:cs="Times New Roman"/>
          <w:sz w:val="24"/>
          <w:szCs w:val="24"/>
        </w:rPr>
        <w:t xml:space="preserve">) have varying tolerance to salinity. The common table salt is in fact used as a fertilizer for coconut. </w:t>
      </w:r>
      <w:ins w:id="0" w:author="Unknown">
        <w:r w:rsidRPr="00137DBA">
          <w:rPr>
            <w:rFonts w:ascii="Times New Roman" w:eastAsia="Times New Roman" w:hAnsi="Times New Roman" w:cs="Times New Roman"/>
            <w:sz w:val="24"/>
            <w:szCs w:val="24"/>
          </w:rPr>
          <w:t xml:space="preserve"> </w:t>
        </w:r>
      </w:ins>
    </w:p>
    <w:p w:rsidR="00EE54C2" w:rsidRPr="00137DBA" w:rsidRDefault="00EE54C2" w:rsidP="00EE54C2">
      <w:pPr>
        <w:spacing w:before="100" w:beforeAutospacing="1" w:after="100" w:afterAutospacing="1" w:line="360" w:lineRule="auto"/>
        <w:jc w:val="both"/>
        <w:rPr>
          <w:rFonts w:ascii="Times New Roman" w:eastAsia="Times New Roman" w:hAnsi="Times New Roman" w:cs="Times New Roman"/>
          <w:sz w:val="24"/>
          <w:szCs w:val="24"/>
        </w:rPr>
      </w:pPr>
      <w:r w:rsidRPr="00137DBA">
        <w:rPr>
          <w:rFonts w:ascii="Times New Roman" w:eastAsia="Times New Roman" w:hAnsi="Times New Roman" w:cs="Times New Roman"/>
          <w:sz w:val="24"/>
          <w:szCs w:val="24"/>
        </w:rPr>
        <w:t>Anatomical adaptations of halophytic plants include:</w:t>
      </w:r>
    </w:p>
    <w:p w:rsidR="00EE54C2" w:rsidRPr="00137DBA" w:rsidRDefault="00EE54C2" w:rsidP="00EE54C2">
      <w:pPr>
        <w:pStyle w:val="ListParagraph"/>
        <w:numPr>
          <w:ilvl w:val="0"/>
          <w:numId w:val="5"/>
        </w:numPr>
        <w:spacing w:after="0" w:line="360" w:lineRule="auto"/>
        <w:jc w:val="both"/>
        <w:rPr>
          <w:rFonts w:ascii="Times New Roman" w:eastAsia="Times New Roman" w:hAnsi="Times New Roman" w:cs="Times New Roman"/>
          <w:sz w:val="24"/>
          <w:szCs w:val="24"/>
        </w:rPr>
      </w:pPr>
      <w:proofErr w:type="spellStart"/>
      <w:r w:rsidRPr="00137DBA">
        <w:rPr>
          <w:rFonts w:ascii="Times New Roman" w:eastAsia="Times New Roman" w:hAnsi="Times New Roman" w:cs="Times New Roman"/>
          <w:sz w:val="24"/>
          <w:szCs w:val="24"/>
        </w:rPr>
        <w:t>Veral</w:t>
      </w:r>
      <w:proofErr w:type="spellEnd"/>
      <w:r w:rsidRPr="00137DBA">
        <w:rPr>
          <w:rFonts w:ascii="Times New Roman" w:eastAsia="Times New Roman" w:hAnsi="Times New Roman" w:cs="Times New Roman"/>
          <w:sz w:val="24"/>
          <w:szCs w:val="24"/>
        </w:rPr>
        <w:t xml:space="preserve"> mangroves (</w:t>
      </w:r>
      <w:proofErr w:type="spellStart"/>
      <w:r w:rsidRPr="00137DBA">
        <w:rPr>
          <w:rFonts w:ascii="Times New Roman" w:eastAsia="Times New Roman" w:hAnsi="Times New Roman" w:cs="Times New Roman"/>
          <w:i/>
          <w:sz w:val="24"/>
          <w:szCs w:val="24"/>
        </w:rPr>
        <w:t>Rhizophora</w:t>
      </w:r>
      <w:proofErr w:type="spellEnd"/>
      <w:r w:rsidRPr="00137DBA">
        <w:rPr>
          <w:rFonts w:ascii="Times New Roman" w:eastAsia="Times New Roman" w:hAnsi="Times New Roman" w:cs="Times New Roman"/>
          <w:sz w:val="24"/>
          <w:szCs w:val="24"/>
        </w:rPr>
        <w:t xml:space="preserve"> spp. and </w:t>
      </w:r>
      <w:proofErr w:type="spellStart"/>
      <w:r w:rsidRPr="00137DBA">
        <w:rPr>
          <w:rFonts w:ascii="Times New Roman" w:eastAsia="Times New Roman" w:hAnsi="Times New Roman" w:cs="Times New Roman"/>
          <w:i/>
          <w:sz w:val="24"/>
          <w:szCs w:val="24"/>
        </w:rPr>
        <w:t>Sonneratia</w:t>
      </w:r>
      <w:proofErr w:type="spellEnd"/>
      <w:r w:rsidRPr="00137DBA">
        <w:rPr>
          <w:rFonts w:ascii="Times New Roman" w:eastAsia="Times New Roman" w:hAnsi="Times New Roman" w:cs="Times New Roman"/>
          <w:sz w:val="24"/>
          <w:szCs w:val="24"/>
        </w:rPr>
        <w:t xml:space="preserve"> spp.) have salt glands that excrete salts to the surface of the leaves.</w:t>
      </w:r>
    </w:p>
    <w:p w:rsidR="00EE54C2" w:rsidRPr="00137DBA" w:rsidRDefault="00EE54C2" w:rsidP="00EE54C2">
      <w:pPr>
        <w:pStyle w:val="ListParagraph"/>
        <w:numPr>
          <w:ilvl w:val="0"/>
          <w:numId w:val="5"/>
        </w:numPr>
        <w:spacing w:before="100" w:beforeAutospacing="1" w:after="100" w:afterAutospacing="1" w:line="360" w:lineRule="auto"/>
        <w:jc w:val="both"/>
        <w:rPr>
          <w:rStyle w:val="detailtext"/>
          <w:rFonts w:ascii="Times New Roman" w:eastAsia="Times New Roman" w:hAnsi="Times New Roman" w:cs="Times New Roman"/>
          <w:sz w:val="24"/>
          <w:szCs w:val="24"/>
        </w:rPr>
      </w:pPr>
      <w:r w:rsidRPr="00137DBA">
        <w:rPr>
          <w:rStyle w:val="detailtext"/>
          <w:rFonts w:ascii="Times New Roman" w:hAnsi="Times New Roman" w:cs="Times New Roman"/>
          <w:sz w:val="24"/>
          <w:szCs w:val="24"/>
        </w:rPr>
        <w:t xml:space="preserve">A </w:t>
      </w:r>
      <w:proofErr w:type="spellStart"/>
      <w:r w:rsidRPr="00137DBA">
        <w:rPr>
          <w:rStyle w:val="detailtext"/>
          <w:rFonts w:ascii="Times New Roman" w:hAnsi="Times New Roman" w:cs="Times New Roman"/>
          <w:sz w:val="24"/>
          <w:szCs w:val="24"/>
        </w:rPr>
        <w:t>well developed</w:t>
      </w:r>
      <w:proofErr w:type="spellEnd"/>
      <w:r w:rsidRPr="00137DBA">
        <w:rPr>
          <w:rStyle w:val="detailtext"/>
          <w:rFonts w:ascii="Times New Roman" w:hAnsi="Times New Roman" w:cs="Times New Roman"/>
          <w:sz w:val="24"/>
          <w:szCs w:val="24"/>
        </w:rPr>
        <w:t xml:space="preserve"> endodermis, evidenced in some species (</w:t>
      </w:r>
      <w:r w:rsidRPr="00137DBA">
        <w:rPr>
          <w:rStyle w:val="detailtext"/>
          <w:rFonts w:ascii="Times New Roman" w:hAnsi="Times New Roman" w:cs="Times New Roman"/>
          <w:i/>
          <w:sz w:val="24"/>
          <w:szCs w:val="24"/>
        </w:rPr>
        <w:t xml:space="preserve">Artemisia </w:t>
      </w:r>
      <w:proofErr w:type="spellStart"/>
      <w:r w:rsidRPr="00137DBA">
        <w:rPr>
          <w:rStyle w:val="detailtext"/>
          <w:rFonts w:ascii="Times New Roman" w:hAnsi="Times New Roman" w:cs="Times New Roman"/>
          <w:i/>
          <w:sz w:val="24"/>
          <w:szCs w:val="24"/>
        </w:rPr>
        <w:t>santonicum</w:t>
      </w:r>
      <w:proofErr w:type="spellEnd"/>
      <w:r w:rsidRPr="00137DBA">
        <w:rPr>
          <w:rStyle w:val="detailtext"/>
          <w:rFonts w:ascii="Times New Roman" w:hAnsi="Times New Roman" w:cs="Times New Roman"/>
          <w:sz w:val="24"/>
          <w:szCs w:val="24"/>
        </w:rPr>
        <w:t xml:space="preserve">, </w:t>
      </w:r>
      <w:proofErr w:type="spellStart"/>
      <w:r w:rsidRPr="00137DBA">
        <w:rPr>
          <w:rStyle w:val="detailtext"/>
          <w:rFonts w:ascii="Times New Roman" w:hAnsi="Times New Roman" w:cs="Times New Roman"/>
          <w:i/>
          <w:sz w:val="24"/>
          <w:szCs w:val="24"/>
        </w:rPr>
        <w:t>Juncus</w:t>
      </w:r>
      <w:proofErr w:type="spellEnd"/>
      <w:r w:rsidRPr="00137DBA">
        <w:rPr>
          <w:rStyle w:val="detailtext"/>
          <w:rFonts w:ascii="Times New Roman" w:hAnsi="Times New Roman" w:cs="Times New Roman"/>
          <w:sz w:val="24"/>
          <w:szCs w:val="24"/>
        </w:rPr>
        <w:t xml:space="preserve"> </w:t>
      </w:r>
      <w:proofErr w:type="spellStart"/>
      <w:r w:rsidRPr="00137DBA">
        <w:rPr>
          <w:rStyle w:val="detailtext"/>
          <w:rFonts w:ascii="Times New Roman" w:hAnsi="Times New Roman" w:cs="Times New Roman"/>
          <w:i/>
          <w:sz w:val="24"/>
          <w:szCs w:val="24"/>
        </w:rPr>
        <w:t>gerardi</w:t>
      </w:r>
      <w:proofErr w:type="spellEnd"/>
      <w:r w:rsidRPr="00137DBA">
        <w:rPr>
          <w:rStyle w:val="detailtext"/>
          <w:rFonts w:ascii="Times New Roman" w:hAnsi="Times New Roman" w:cs="Times New Roman"/>
          <w:sz w:val="24"/>
          <w:szCs w:val="24"/>
        </w:rPr>
        <w:t xml:space="preserve">, </w:t>
      </w:r>
      <w:proofErr w:type="spellStart"/>
      <w:r w:rsidRPr="00137DBA">
        <w:rPr>
          <w:rStyle w:val="detailtext"/>
          <w:rFonts w:ascii="Times New Roman" w:hAnsi="Times New Roman" w:cs="Times New Roman"/>
          <w:i/>
          <w:sz w:val="24"/>
          <w:szCs w:val="24"/>
        </w:rPr>
        <w:t>Lactuca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saligna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Salicornia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europaea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Suaeda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maritima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Bolboschoenus</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maritimus</w:t>
      </w:r>
      <w:proofErr w:type="spellEnd"/>
      <w:r w:rsidRPr="00137DBA">
        <w:rPr>
          <w:rStyle w:val="detailtext"/>
          <w:rFonts w:ascii="Times New Roman" w:hAnsi="Times New Roman" w:cs="Times New Roman"/>
          <w:sz w:val="24"/>
          <w:szCs w:val="24"/>
        </w:rPr>
        <w:t>), serves as a barrier that controls and limits the salt penetration in plant body.</w:t>
      </w:r>
    </w:p>
    <w:p w:rsidR="00EE54C2" w:rsidRPr="00137DBA" w:rsidRDefault="00EE54C2" w:rsidP="00EE54C2">
      <w:pPr>
        <w:pStyle w:val="ListParagraph"/>
        <w:numPr>
          <w:ilvl w:val="0"/>
          <w:numId w:val="5"/>
        </w:numPr>
        <w:spacing w:before="100" w:beforeAutospacing="1" w:after="100" w:afterAutospacing="1" w:line="360" w:lineRule="auto"/>
        <w:jc w:val="both"/>
        <w:rPr>
          <w:rStyle w:val="detailtext"/>
          <w:rFonts w:ascii="Times New Roman" w:eastAsia="Times New Roman" w:hAnsi="Times New Roman" w:cs="Times New Roman"/>
          <w:sz w:val="24"/>
          <w:szCs w:val="24"/>
        </w:rPr>
      </w:pPr>
      <w:r w:rsidRPr="00137DBA">
        <w:rPr>
          <w:rStyle w:val="detailtext"/>
          <w:rFonts w:ascii="Times New Roman" w:hAnsi="Times New Roman" w:cs="Times New Roman"/>
          <w:sz w:val="24"/>
          <w:szCs w:val="24"/>
        </w:rPr>
        <w:t xml:space="preserve">Water storage by a well-developed palisade tissue, in: </w:t>
      </w:r>
      <w:proofErr w:type="spellStart"/>
      <w:r w:rsidRPr="00137DBA">
        <w:rPr>
          <w:rStyle w:val="detailtext"/>
          <w:rFonts w:ascii="Times New Roman" w:hAnsi="Times New Roman" w:cs="Times New Roman"/>
          <w:i/>
          <w:sz w:val="24"/>
          <w:szCs w:val="24"/>
        </w:rPr>
        <w:t>Salicornia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europaea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Suaeda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maritima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Petrosimonia</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oppositifolia</w:t>
      </w:r>
      <w:proofErr w:type="spellEnd"/>
      <w:r w:rsidRPr="00137DBA">
        <w:rPr>
          <w:rStyle w:val="detailtext"/>
          <w:rFonts w:ascii="Times New Roman" w:hAnsi="Times New Roman" w:cs="Times New Roman"/>
          <w:i/>
          <w:sz w:val="24"/>
          <w:szCs w:val="24"/>
        </w:rPr>
        <w:t xml:space="preserve">, P. </w:t>
      </w:r>
      <w:proofErr w:type="spellStart"/>
      <w:r w:rsidRPr="00137DBA">
        <w:rPr>
          <w:rStyle w:val="detailtext"/>
          <w:rFonts w:ascii="Times New Roman" w:hAnsi="Times New Roman" w:cs="Times New Roman"/>
          <w:i/>
          <w:sz w:val="24"/>
          <w:szCs w:val="24"/>
        </w:rPr>
        <w:t>triandra</w:t>
      </w:r>
      <w:proofErr w:type="spellEnd"/>
      <w:r w:rsidRPr="00137DBA">
        <w:rPr>
          <w:rStyle w:val="detailtext"/>
          <w:rFonts w:ascii="Times New Roman" w:hAnsi="Times New Roman" w:cs="Times New Roman"/>
          <w:i/>
          <w:sz w:val="24"/>
          <w:szCs w:val="24"/>
        </w:rPr>
        <w:t xml:space="preserve"> </w:t>
      </w:r>
      <w:r w:rsidRPr="00137DBA">
        <w:rPr>
          <w:rStyle w:val="detailtext"/>
          <w:rFonts w:ascii="Times New Roman" w:hAnsi="Times New Roman" w:cs="Times New Roman"/>
          <w:sz w:val="24"/>
          <w:szCs w:val="24"/>
        </w:rPr>
        <w:t>and</w:t>
      </w:r>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Spergularia</w:t>
      </w:r>
      <w:proofErr w:type="spellEnd"/>
      <w:r w:rsidRPr="00137DBA">
        <w:rPr>
          <w:rStyle w:val="detailtext"/>
          <w:rFonts w:ascii="Times New Roman" w:hAnsi="Times New Roman" w:cs="Times New Roman"/>
          <w:i/>
          <w:sz w:val="24"/>
          <w:szCs w:val="24"/>
        </w:rPr>
        <w:t xml:space="preserve"> media</w:t>
      </w:r>
      <w:r w:rsidRPr="00137DBA">
        <w:rPr>
          <w:rStyle w:val="detailtext"/>
          <w:rFonts w:ascii="Times New Roman" w:hAnsi="Times New Roman" w:cs="Times New Roman"/>
          <w:sz w:val="24"/>
          <w:szCs w:val="24"/>
        </w:rPr>
        <w:t xml:space="preserve"> ensures the erect position of plant and the potential dilution of toxic salts.</w:t>
      </w:r>
    </w:p>
    <w:p w:rsidR="00EE54C2" w:rsidRPr="00137DBA" w:rsidRDefault="00EE54C2" w:rsidP="00EE54C2">
      <w:pPr>
        <w:pStyle w:val="ListParagraph"/>
        <w:numPr>
          <w:ilvl w:val="0"/>
          <w:numId w:val="5"/>
        </w:numPr>
        <w:spacing w:before="100" w:beforeAutospacing="1" w:after="100" w:afterAutospacing="1" w:line="360" w:lineRule="auto"/>
        <w:jc w:val="both"/>
        <w:rPr>
          <w:rStyle w:val="detailtext"/>
          <w:rFonts w:ascii="Times New Roman" w:eastAsia="Times New Roman" w:hAnsi="Times New Roman" w:cs="Times New Roman"/>
          <w:sz w:val="24"/>
          <w:szCs w:val="24"/>
        </w:rPr>
      </w:pPr>
      <w:proofErr w:type="spellStart"/>
      <w:r w:rsidRPr="00137DBA">
        <w:rPr>
          <w:rStyle w:val="detailtext"/>
          <w:rFonts w:ascii="Times New Roman" w:hAnsi="Times New Roman" w:cs="Times New Roman"/>
          <w:sz w:val="24"/>
          <w:szCs w:val="24"/>
        </w:rPr>
        <w:t>Traheids</w:t>
      </w:r>
      <w:proofErr w:type="spellEnd"/>
      <w:r w:rsidRPr="00137DBA">
        <w:rPr>
          <w:rStyle w:val="detailtext"/>
          <w:rFonts w:ascii="Times New Roman" w:hAnsi="Times New Roman" w:cs="Times New Roman"/>
          <w:sz w:val="24"/>
          <w:szCs w:val="24"/>
        </w:rPr>
        <w:t xml:space="preserve"> </w:t>
      </w:r>
      <w:proofErr w:type="spellStart"/>
      <w:r w:rsidRPr="00137DBA">
        <w:rPr>
          <w:rStyle w:val="detailtext"/>
          <w:rFonts w:ascii="Times New Roman" w:hAnsi="Times New Roman" w:cs="Times New Roman"/>
          <w:sz w:val="24"/>
          <w:szCs w:val="24"/>
        </w:rPr>
        <w:t>occuring</w:t>
      </w:r>
      <w:proofErr w:type="spellEnd"/>
      <w:r w:rsidRPr="00137DBA">
        <w:rPr>
          <w:rStyle w:val="detailtext"/>
          <w:rFonts w:ascii="Times New Roman" w:hAnsi="Times New Roman" w:cs="Times New Roman"/>
          <w:sz w:val="24"/>
          <w:szCs w:val="24"/>
        </w:rPr>
        <w:t xml:space="preserve"> in succulent tissues of </w:t>
      </w:r>
      <w:proofErr w:type="spellStart"/>
      <w:r w:rsidRPr="00137DBA">
        <w:rPr>
          <w:rStyle w:val="detailtext"/>
          <w:rFonts w:ascii="Times New Roman" w:hAnsi="Times New Roman" w:cs="Times New Roman"/>
          <w:i/>
          <w:sz w:val="24"/>
          <w:szCs w:val="24"/>
        </w:rPr>
        <w:t>Salicornia</w:t>
      </w:r>
      <w:proofErr w:type="spellEnd"/>
      <w:r w:rsidRPr="00137DBA">
        <w:rPr>
          <w:rStyle w:val="detailtext"/>
          <w:rFonts w:ascii="Times New Roman" w:hAnsi="Times New Roman" w:cs="Times New Roman"/>
          <w:sz w:val="24"/>
          <w:szCs w:val="24"/>
        </w:rPr>
        <w:t xml:space="preserve"> are involved in plant water balance, salt tolerance, mechanical support and water or air storage. </w:t>
      </w:r>
    </w:p>
    <w:p w:rsidR="00EE54C2" w:rsidRPr="00137DBA" w:rsidRDefault="00EE54C2" w:rsidP="00EE54C2">
      <w:pPr>
        <w:pStyle w:val="ListParagraph"/>
        <w:numPr>
          <w:ilvl w:val="0"/>
          <w:numId w:val="5"/>
        </w:numPr>
        <w:spacing w:before="100" w:beforeAutospacing="1" w:after="100" w:afterAutospacing="1" w:line="360" w:lineRule="auto"/>
        <w:jc w:val="both"/>
        <w:rPr>
          <w:rStyle w:val="detailtext"/>
          <w:rFonts w:ascii="Times New Roman" w:eastAsia="Times New Roman" w:hAnsi="Times New Roman" w:cs="Times New Roman"/>
          <w:sz w:val="24"/>
          <w:szCs w:val="24"/>
        </w:rPr>
      </w:pPr>
      <w:r w:rsidRPr="00137DBA">
        <w:rPr>
          <w:rStyle w:val="detailtext"/>
          <w:rFonts w:ascii="Times New Roman" w:hAnsi="Times New Roman" w:cs="Times New Roman"/>
          <w:sz w:val="24"/>
          <w:szCs w:val="24"/>
        </w:rPr>
        <w:t>Intense lignification which is provided by the activity of successive cambia can be stimulated by salinity. Therefore, this could confer mechanical resistance of cells to high osmotic pressure of soil solution.</w:t>
      </w:r>
    </w:p>
    <w:p w:rsidR="00EE54C2" w:rsidRDefault="00EE54C2" w:rsidP="00EE54C2">
      <w:pPr>
        <w:pStyle w:val="ListParagraph"/>
        <w:numPr>
          <w:ilvl w:val="0"/>
          <w:numId w:val="5"/>
        </w:numPr>
        <w:spacing w:before="100" w:beforeAutospacing="1" w:after="100" w:afterAutospacing="1" w:line="360" w:lineRule="auto"/>
        <w:jc w:val="both"/>
        <w:rPr>
          <w:rStyle w:val="detailtext"/>
          <w:rFonts w:ascii="Times New Roman" w:hAnsi="Times New Roman" w:cs="Times New Roman"/>
          <w:sz w:val="24"/>
          <w:szCs w:val="24"/>
        </w:rPr>
      </w:pPr>
      <w:r w:rsidRPr="00137DBA">
        <w:rPr>
          <w:rStyle w:val="detailtext"/>
          <w:rFonts w:ascii="Times New Roman" w:hAnsi="Times New Roman" w:cs="Times New Roman"/>
          <w:sz w:val="24"/>
          <w:szCs w:val="24"/>
        </w:rPr>
        <w:t>Halophyte species collected from wet habitats (</w:t>
      </w:r>
      <w:r w:rsidRPr="00137DBA">
        <w:rPr>
          <w:rStyle w:val="detailtext"/>
          <w:rFonts w:ascii="Times New Roman" w:hAnsi="Times New Roman" w:cs="Times New Roman"/>
          <w:i/>
          <w:sz w:val="24"/>
          <w:szCs w:val="24"/>
        </w:rPr>
        <w:t xml:space="preserve">Aster </w:t>
      </w:r>
      <w:proofErr w:type="spellStart"/>
      <w:r w:rsidRPr="00137DBA">
        <w:rPr>
          <w:rStyle w:val="detailtext"/>
          <w:rFonts w:ascii="Times New Roman" w:hAnsi="Times New Roman" w:cs="Times New Roman"/>
          <w:i/>
          <w:sz w:val="24"/>
          <w:szCs w:val="24"/>
        </w:rPr>
        <w:t>tripolium</w:t>
      </w:r>
      <w:proofErr w:type="spellEnd"/>
      <w:r w:rsidRPr="00137DBA">
        <w:rPr>
          <w:rStyle w:val="detailtext"/>
          <w:rFonts w:ascii="Times New Roman" w:hAnsi="Times New Roman" w:cs="Times New Roman"/>
          <w:i/>
          <w:sz w:val="24"/>
          <w:szCs w:val="24"/>
        </w:rPr>
        <w:t xml:space="preserve"> ssp. </w:t>
      </w:r>
      <w:proofErr w:type="spellStart"/>
      <w:r w:rsidRPr="00137DBA">
        <w:rPr>
          <w:rStyle w:val="detailtext"/>
          <w:rFonts w:ascii="Times New Roman" w:hAnsi="Times New Roman" w:cs="Times New Roman"/>
          <w:i/>
          <w:sz w:val="24"/>
          <w:szCs w:val="24"/>
        </w:rPr>
        <w:t>pannonicus</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Juncus</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grardi</w:t>
      </w:r>
      <w:proofErr w:type="spellEnd"/>
      <w:r w:rsidRPr="00137DBA">
        <w:rPr>
          <w:rStyle w:val="detailtext"/>
          <w:rFonts w:ascii="Times New Roman" w:hAnsi="Times New Roman" w:cs="Times New Roman"/>
          <w:i/>
          <w:sz w:val="24"/>
          <w:szCs w:val="24"/>
        </w:rPr>
        <w:t xml:space="preserve">, </w:t>
      </w:r>
      <w:proofErr w:type="spellStart"/>
      <w:r w:rsidRPr="00137DBA">
        <w:rPr>
          <w:rStyle w:val="detailtext"/>
          <w:rFonts w:ascii="Times New Roman" w:hAnsi="Times New Roman" w:cs="Times New Roman"/>
          <w:i/>
          <w:sz w:val="24"/>
          <w:szCs w:val="24"/>
        </w:rPr>
        <w:t>Spergularia</w:t>
      </w:r>
      <w:proofErr w:type="spellEnd"/>
      <w:r w:rsidRPr="00137DBA">
        <w:rPr>
          <w:rStyle w:val="detailtext"/>
          <w:rFonts w:ascii="Times New Roman" w:hAnsi="Times New Roman" w:cs="Times New Roman"/>
          <w:i/>
          <w:sz w:val="24"/>
          <w:szCs w:val="24"/>
        </w:rPr>
        <w:t xml:space="preserve"> media</w:t>
      </w:r>
      <w:r w:rsidRPr="00137DBA">
        <w:rPr>
          <w:rStyle w:val="detailtext"/>
          <w:rFonts w:ascii="Times New Roman" w:hAnsi="Times New Roman" w:cs="Times New Roman"/>
          <w:sz w:val="24"/>
          <w:szCs w:val="24"/>
        </w:rPr>
        <w:t xml:space="preserve">) present </w:t>
      </w:r>
      <w:proofErr w:type="spellStart"/>
      <w:r w:rsidRPr="00137DBA">
        <w:rPr>
          <w:rStyle w:val="detailtext"/>
          <w:rFonts w:ascii="Times New Roman" w:hAnsi="Times New Roman" w:cs="Times New Roman"/>
          <w:sz w:val="24"/>
          <w:szCs w:val="24"/>
        </w:rPr>
        <w:t>aerenchyma</w:t>
      </w:r>
      <w:proofErr w:type="spellEnd"/>
      <w:r w:rsidRPr="00137DBA">
        <w:rPr>
          <w:rStyle w:val="detailtext"/>
          <w:rFonts w:ascii="Times New Roman" w:hAnsi="Times New Roman" w:cs="Times New Roman"/>
          <w:sz w:val="24"/>
          <w:szCs w:val="24"/>
        </w:rPr>
        <w:t>, especiall</w:t>
      </w:r>
      <w:r w:rsidRPr="00EE54C2">
        <w:rPr>
          <w:rStyle w:val="detailtext"/>
          <w:rFonts w:ascii="Times New Roman" w:hAnsi="Times New Roman" w:cs="Times New Roman"/>
          <w:sz w:val="24"/>
          <w:szCs w:val="24"/>
        </w:rPr>
        <w:t>y in underground organs (rhizome, root), which serve as oxygen storage facilities.</w:t>
      </w:r>
    </w:p>
    <w:p w:rsidR="00EE54C2" w:rsidRPr="00EE54C2" w:rsidRDefault="00EE54C2" w:rsidP="00EE54C2">
      <w:pPr>
        <w:pStyle w:val="ListParagraph"/>
        <w:spacing w:before="100" w:beforeAutospacing="1" w:after="100" w:afterAutospacing="1" w:line="360" w:lineRule="auto"/>
        <w:jc w:val="both"/>
        <w:rPr>
          <w:rFonts w:ascii="Times New Roman" w:hAnsi="Times New Roman" w:cs="Times New Roman"/>
          <w:sz w:val="24"/>
          <w:szCs w:val="24"/>
        </w:rPr>
      </w:pPr>
    </w:p>
    <w:p w:rsidR="00EE54C2" w:rsidRPr="00EE54C2" w:rsidRDefault="00EE54C2" w:rsidP="00EE54C2">
      <w:pPr>
        <w:spacing w:before="100" w:beforeAutospacing="1" w:after="100" w:afterAutospacing="1" w:line="240" w:lineRule="auto"/>
        <w:jc w:val="both"/>
        <w:rPr>
          <w:rFonts w:ascii="Times New Roman" w:eastAsia="Times New Roman" w:hAnsi="Times New Roman" w:cs="Times New Roman"/>
          <w:bCs/>
          <w:sz w:val="24"/>
          <w:szCs w:val="24"/>
        </w:rPr>
      </w:pPr>
      <w:r w:rsidRPr="00EE54C2">
        <w:rPr>
          <w:rFonts w:ascii="Times New Roman" w:hAnsi="Times New Roman" w:cs="Times New Roman"/>
          <w:sz w:val="24"/>
          <w:szCs w:val="24"/>
        </w:rPr>
        <w:lastRenderedPageBreak/>
        <w:t>f).</w:t>
      </w:r>
      <w:r w:rsidRPr="00EE54C2">
        <w:rPr>
          <w:rFonts w:ascii="Times New Roman" w:eastAsia="Times New Roman" w:hAnsi="Times New Roman" w:cs="Times New Roman"/>
          <w:b/>
          <w:bCs/>
          <w:sz w:val="24"/>
          <w:szCs w:val="24"/>
        </w:rPr>
        <w:t xml:space="preserve"> </w:t>
      </w:r>
      <w:r w:rsidRPr="00EE54C2">
        <w:rPr>
          <w:rFonts w:ascii="Times New Roman" w:eastAsia="Times New Roman" w:hAnsi="Times New Roman" w:cs="Times New Roman"/>
          <w:bCs/>
          <w:sz w:val="24"/>
          <w:szCs w:val="24"/>
        </w:rPr>
        <w:t>Epiphytes or epiphytic plants:</w:t>
      </w:r>
    </w:p>
    <w:p w:rsidR="00EE54C2" w:rsidRPr="00EE54C2" w:rsidRDefault="00EE54C2" w:rsidP="00EE54C2">
      <w:pPr>
        <w:spacing w:before="100" w:beforeAutospacing="1" w:after="100" w:afterAutospacing="1" w:line="240" w:lineRule="auto"/>
        <w:jc w:val="both"/>
        <w:rPr>
          <w:rFonts w:ascii="Times New Roman" w:eastAsia="Times New Roman" w:hAnsi="Times New Roman" w:cs="Times New Roman"/>
          <w:bCs/>
          <w:sz w:val="24"/>
          <w:szCs w:val="24"/>
        </w:rPr>
      </w:pPr>
      <w:r w:rsidRPr="00EE54C2">
        <w:rPr>
          <w:rFonts w:ascii="Times New Roman" w:eastAsia="Times New Roman" w:hAnsi="Times New Roman" w:cs="Times New Roman"/>
          <w:bCs/>
          <w:sz w:val="24"/>
          <w:szCs w:val="24"/>
        </w:rPr>
        <w:t xml:space="preserve">Also called air plants and tree dwellers, are plants adapted to growing aboveground on another plant but they are not parasitic. They usually need the host only for physical support, deriving their nutritional requirements from the air and other sources. </w:t>
      </w:r>
    </w:p>
    <w:p w:rsidR="00EE54C2" w:rsidRPr="00EE54C2" w:rsidRDefault="00EE54C2" w:rsidP="00EE54C2">
      <w:pPr>
        <w:spacing w:before="100" w:beforeAutospacing="1" w:after="100" w:afterAutospacing="1" w:line="240" w:lineRule="auto"/>
        <w:jc w:val="both"/>
        <w:rPr>
          <w:rFonts w:ascii="Times New Roman" w:hAnsi="Times New Roman" w:cs="Times New Roman"/>
          <w:sz w:val="24"/>
          <w:szCs w:val="24"/>
        </w:rPr>
      </w:pPr>
      <w:r w:rsidRPr="00EE54C2">
        <w:rPr>
          <w:rFonts w:ascii="Times New Roman" w:eastAsia="Times New Roman" w:hAnsi="Times New Roman" w:cs="Times New Roman"/>
          <w:bCs/>
          <w:sz w:val="24"/>
          <w:szCs w:val="24"/>
        </w:rPr>
        <w:t xml:space="preserve">Examples of common epiphytes are plants under the family </w:t>
      </w:r>
      <w:proofErr w:type="spellStart"/>
      <w:r w:rsidRPr="00EE54C2">
        <w:rPr>
          <w:rFonts w:ascii="Times New Roman" w:eastAsia="Times New Roman" w:hAnsi="Times New Roman" w:cs="Times New Roman"/>
          <w:bCs/>
          <w:sz w:val="24"/>
          <w:szCs w:val="24"/>
        </w:rPr>
        <w:t>Bromyliaceae</w:t>
      </w:r>
      <w:proofErr w:type="spellEnd"/>
      <w:r w:rsidRPr="00EE54C2">
        <w:rPr>
          <w:rFonts w:ascii="Times New Roman" w:eastAsia="Times New Roman" w:hAnsi="Times New Roman" w:cs="Times New Roman"/>
          <w:bCs/>
          <w:sz w:val="24"/>
          <w:szCs w:val="24"/>
        </w:rPr>
        <w:t xml:space="preserve"> including the ornamental </w:t>
      </w:r>
      <w:proofErr w:type="spellStart"/>
      <w:r w:rsidRPr="00EE54C2">
        <w:rPr>
          <w:rFonts w:ascii="Times New Roman" w:eastAsia="Times New Roman" w:hAnsi="Times New Roman" w:cs="Times New Roman"/>
          <w:bCs/>
          <w:sz w:val="24"/>
          <w:szCs w:val="24"/>
        </w:rPr>
        <w:t>bromyliads</w:t>
      </w:r>
      <w:proofErr w:type="spellEnd"/>
      <w:r w:rsidRPr="00EE54C2">
        <w:rPr>
          <w:rFonts w:ascii="Times New Roman" w:eastAsia="Times New Roman" w:hAnsi="Times New Roman" w:cs="Times New Roman"/>
          <w:bCs/>
          <w:sz w:val="24"/>
          <w:szCs w:val="24"/>
        </w:rPr>
        <w:t>, and many plants belonging to the orchid and fern families.</w:t>
      </w:r>
    </w:p>
    <w:p w:rsidR="00EE54C2" w:rsidRPr="00EE54C2" w:rsidRDefault="00EE54C2" w:rsidP="00EE54C2">
      <w:p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Anatomical adaptions of epiphytes include:</w:t>
      </w:r>
    </w:p>
    <w:p w:rsidR="00EE54C2" w:rsidRDefault="00EE54C2" w:rsidP="00EE54C2">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They have aerial roots</w:t>
      </w:r>
    </w:p>
    <w:p w:rsidR="00EE54C2" w:rsidRPr="00EE54C2" w:rsidRDefault="00EE54C2" w:rsidP="00EE54C2">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 xml:space="preserve">A typical aerial root of an epiphyte consists of a </w:t>
      </w:r>
      <w:proofErr w:type="spellStart"/>
      <w:r w:rsidRPr="00EE54C2">
        <w:rPr>
          <w:rFonts w:ascii="Times New Roman" w:hAnsi="Times New Roman" w:cs="Times New Roman"/>
          <w:sz w:val="24"/>
          <w:szCs w:val="24"/>
        </w:rPr>
        <w:t>specialised</w:t>
      </w:r>
      <w:proofErr w:type="spellEnd"/>
      <w:r w:rsidRPr="00EE54C2">
        <w:rPr>
          <w:rFonts w:ascii="Times New Roman" w:hAnsi="Times New Roman" w:cs="Times New Roman"/>
          <w:sz w:val="24"/>
          <w:szCs w:val="24"/>
        </w:rPr>
        <w:t xml:space="preserve"> outer epidermis of several cell layers called the velamen, which serves for rapid uptake of water and nutrients</w:t>
      </w:r>
    </w:p>
    <w:p w:rsidR="00EE54C2" w:rsidRPr="00EE54C2" w:rsidRDefault="00EE54C2" w:rsidP="00EE54C2">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 xml:space="preserve">As a first line of </w:t>
      </w:r>
      <w:proofErr w:type="spellStart"/>
      <w:r w:rsidRPr="00EE54C2">
        <w:rPr>
          <w:rFonts w:ascii="Times New Roman" w:hAnsi="Times New Roman" w:cs="Times New Roman"/>
          <w:sz w:val="24"/>
          <w:szCs w:val="24"/>
        </w:rPr>
        <w:t>defence</w:t>
      </w:r>
      <w:proofErr w:type="spellEnd"/>
      <w:r w:rsidRPr="00EE54C2">
        <w:rPr>
          <w:rFonts w:ascii="Times New Roman" w:hAnsi="Times New Roman" w:cs="Times New Roman"/>
          <w:sz w:val="24"/>
          <w:szCs w:val="24"/>
        </w:rPr>
        <w:t xml:space="preserve"> against lethal drying, </w:t>
      </w:r>
      <w:proofErr w:type="spellStart"/>
      <w:r w:rsidRPr="00EE54C2">
        <w:rPr>
          <w:rFonts w:ascii="Times New Roman" w:hAnsi="Times New Roman" w:cs="Times New Roman"/>
          <w:sz w:val="24"/>
          <w:szCs w:val="24"/>
        </w:rPr>
        <w:t>xerophitic</w:t>
      </w:r>
      <w:proofErr w:type="spellEnd"/>
      <w:r w:rsidRPr="00EE54C2">
        <w:rPr>
          <w:rFonts w:ascii="Times New Roman" w:hAnsi="Times New Roman" w:cs="Times New Roman"/>
          <w:sz w:val="24"/>
          <w:szCs w:val="24"/>
        </w:rPr>
        <w:t xml:space="preserve"> epiphytes possess stout- walled epidermal cells covered by a thick evaporation-retarding cuticle.</w:t>
      </w:r>
    </w:p>
    <w:p w:rsidR="00EE54C2" w:rsidRPr="00EE54C2" w:rsidRDefault="00EE54C2" w:rsidP="00EE54C2">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 xml:space="preserve">Mesophyll is commonly differentiated into hypodermis and </w:t>
      </w:r>
      <w:proofErr w:type="spellStart"/>
      <w:r w:rsidRPr="00EE54C2">
        <w:rPr>
          <w:rFonts w:ascii="Times New Roman" w:hAnsi="Times New Roman" w:cs="Times New Roman"/>
          <w:sz w:val="24"/>
          <w:szCs w:val="24"/>
        </w:rPr>
        <w:t>chlorenchyma</w:t>
      </w:r>
      <w:proofErr w:type="spellEnd"/>
    </w:p>
    <w:p w:rsidR="00EE54C2" w:rsidRPr="00EE54C2" w:rsidRDefault="00EE54C2" w:rsidP="00EE54C2">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 xml:space="preserve">A largely </w:t>
      </w:r>
      <w:proofErr w:type="spellStart"/>
      <w:r w:rsidRPr="00EE54C2">
        <w:rPr>
          <w:rFonts w:ascii="Times New Roman" w:hAnsi="Times New Roman" w:cs="Times New Roman"/>
          <w:sz w:val="24"/>
          <w:szCs w:val="24"/>
        </w:rPr>
        <w:t>achlorophyllous</w:t>
      </w:r>
      <w:proofErr w:type="spellEnd"/>
      <w:r w:rsidRPr="00EE54C2">
        <w:rPr>
          <w:rFonts w:ascii="Times New Roman" w:hAnsi="Times New Roman" w:cs="Times New Roman"/>
          <w:sz w:val="24"/>
          <w:szCs w:val="24"/>
        </w:rPr>
        <w:t xml:space="preserve">, multilayered, </w:t>
      </w:r>
      <w:proofErr w:type="spellStart"/>
      <w:r w:rsidRPr="00EE54C2">
        <w:rPr>
          <w:rFonts w:ascii="Times New Roman" w:hAnsi="Times New Roman" w:cs="Times New Roman"/>
          <w:sz w:val="24"/>
          <w:szCs w:val="24"/>
        </w:rPr>
        <w:t>adaxial</w:t>
      </w:r>
      <w:proofErr w:type="spellEnd"/>
      <w:r w:rsidRPr="00EE54C2">
        <w:rPr>
          <w:rFonts w:ascii="Times New Roman" w:hAnsi="Times New Roman" w:cs="Times New Roman"/>
          <w:sz w:val="24"/>
          <w:szCs w:val="24"/>
        </w:rPr>
        <w:t xml:space="preserve"> epidermis occupies up to 80% of total leaf volume in some epiphytic </w:t>
      </w:r>
      <w:proofErr w:type="spellStart"/>
      <w:r w:rsidRPr="00EE54C2">
        <w:rPr>
          <w:rFonts w:ascii="Times New Roman" w:hAnsi="Times New Roman" w:cs="Times New Roman"/>
          <w:i/>
          <w:sz w:val="24"/>
          <w:szCs w:val="24"/>
        </w:rPr>
        <w:t>peperomia</w:t>
      </w:r>
      <w:proofErr w:type="spellEnd"/>
      <w:r w:rsidRPr="00EE54C2">
        <w:rPr>
          <w:rFonts w:ascii="Times New Roman" w:hAnsi="Times New Roman" w:cs="Times New Roman"/>
          <w:sz w:val="24"/>
          <w:szCs w:val="24"/>
        </w:rPr>
        <w:t>.</w:t>
      </w:r>
    </w:p>
    <w:p w:rsidR="00EE54C2" w:rsidRPr="00EE54C2" w:rsidRDefault="00EE54C2" w:rsidP="00EE54C2">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Much of the leaf interior assumes a water storage role</w:t>
      </w:r>
    </w:p>
    <w:p w:rsidR="00EE54C2" w:rsidRPr="00EE54C2" w:rsidRDefault="00EE54C2" w:rsidP="00EE54C2">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 xml:space="preserve">In drought-enduring epiphytes, mesophyll is usually </w:t>
      </w:r>
      <w:proofErr w:type="spellStart"/>
      <w:r w:rsidRPr="00EE54C2">
        <w:rPr>
          <w:rFonts w:ascii="Times New Roman" w:hAnsi="Times New Roman" w:cs="Times New Roman"/>
          <w:sz w:val="24"/>
          <w:szCs w:val="24"/>
        </w:rPr>
        <w:t>diffedrentiated</w:t>
      </w:r>
      <w:proofErr w:type="spellEnd"/>
      <w:r w:rsidRPr="00EE54C2">
        <w:rPr>
          <w:rFonts w:ascii="Times New Roman" w:hAnsi="Times New Roman" w:cs="Times New Roman"/>
          <w:sz w:val="24"/>
          <w:szCs w:val="24"/>
        </w:rPr>
        <w:t xml:space="preserve"> into water storage and </w:t>
      </w:r>
      <w:proofErr w:type="spellStart"/>
      <w:r w:rsidRPr="00EE54C2">
        <w:rPr>
          <w:rFonts w:ascii="Times New Roman" w:hAnsi="Times New Roman" w:cs="Times New Roman"/>
          <w:sz w:val="24"/>
          <w:szCs w:val="24"/>
        </w:rPr>
        <w:t>chlorenchyma</w:t>
      </w:r>
      <w:proofErr w:type="spellEnd"/>
      <w:r w:rsidRPr="00EE54C2">
        <w:rPr>
          <w:rFonts w:ascii="Times New Roman" w:hAnsi="Times New Roman" w:cs="Times New Roman"/>
          <w:sz w:val="24"/>
          <w:szCs w:val="24"/>
        </w:rPr>
        <w:t xml:space="preserve"> tissue</w:t>
      </w:r>
    </w:p>
    <w:p w:rsidR="00EE54C2" w:rsidRPr="00EE54C2" w:rsidRDefault="00EE54C2" w:rsidP="00EE54C2">
      <w:pPr>
        <w:pStyle w:val="ListParagraph"/>
        <w:numPr>
          <w:ilvl w:val="0"/>
          <w:numId w:val="6"/>
        </w:num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An additional less conspicuous xeromorphic feature promoting water retention includes recessed stomata.</w:t>
      </w:r>
    </w:p>
    <w:p w:rsidR="00EE54C2" w:rsidRPr="00EE54C2" w:rsidRDefault="00EE54C2" w:rsidP="00EE54C2">
      <w:p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 xml:space="preserve">g). Lithophytes or </w:t>
      </w:r>
      <w:proofErr w:type="spellStart"/>
      <w:r w:rsidRPr="00EE54C2">
        <w:rPr>
          <w:rFonts w:ascii="Times New Roman" w:hAnsi="Times New Roman" w:cs="Times New Roman"/>
          <w:sz w:val="24"/>
          <w:szCs w:val="24"/>
        </w:rPr>
        <w:t>lithophytic</w:t>
      </w:r>
      <w:proofErr w:type="spellEnd"/>
      <w:r w:rsidRPr="00EE54C2">
        <w:rPr>
          <w:rFonts w:ascii="Times New Roman" w:hAnsi="Times New Roman" w:cs="Times New Roman"/>
          <w:sz w:val="24"/>
          <w:szCs w:val="24"/>
        </w:rPr>
        <w:t xml:space="preserve"> plants:</w:t>
      </w:r>
    </w:p>
    <w:p w:rsidR="00EE54C2" w:rsidRPr="00137DBA" w:rsidRDefault="00EE54C2" w:rsidP="00EE54C2">
      <w:pPr>
        <w:spacing w:before="100" w:beforeAutospacing="1" w:after="100" w:afterAutospacing="1" w:line="360" w:lineRule="auto"/>
        <w:jc w:val="both"/>
        <w:rPr>
          <w:rFonts w:ascii="Times New Roman" w:hAnsi="Times New Roman" w:cs="Times New Roman"/>
          <w:sz w:val="24"/>
          <w:szCs w:val="24"/>
        </w:rPr>
      </w:pPr>
      <w:r w:rsidRPr="00137DBA">
        <w:rPr>
          <w:rFonts w:ascii="Times New Roman" w:hAnsi="Times New Roman" w:cs="Times New Roman"/>
          <w:sz w:val="24"/>
          <w:szCs w:val="24"/>
        </w:rPr>
        <w:t xml:space="preserve">Are plants with special adaptation to growing on rocks or in rocky terrain having scant </w:t>
      </w:r>
      <w:proofErr w:type="gramStart"/>
      <w:r w:rsidRPr="00137DBA">
        <w:rPr>
          <w:rFonts w:ascii="Times New Roman" w:hAnsi="Times New Roman" w:cs="Times New Roman"/>
          <w:sz w:val="24"/>
          <w:szCs w:val="24"/>
        </w:rPr>
        <w:t>humus.</w:t>
      </w:r>
      <w:proofErr w:type="gramEnd"/>
      <w:r w:rsidRPr="00137DBA">
        <w:rPr>
          <w:rFonts w:ascii="Times New Roman" w:hAnsi="Times New Roman" w:cs="Times New Roman"/>
          <w:sz w:val="24"/>
          <w:szCs w:val="24"/>
        </w:rPr>
        <w:t xml:space="preserve"> They absorb nutrients from the air, rain, and decaying organic matter which accumulate on the rocks. Examples are orchids belonging to the genera </w:t>
      </w:r>
      <w:r w:rsidRPr="00137DBA">
        <w:rPr>
          <w:rFonts w:ascii="Times New Roman" w:hAnsi="Times New Roman" w:cs="Times New Roman"/>
          <w:i/>
          <w:sz w:val="24"/>
          <w:szCs w:val="24"/>
        </w:rPr>
        <w:t>Vanda</w:t>
      </w:r>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Ascocenda</w:t>
      </w:r>
      <w:proofErr w:type="spellEnd"/>
      <w:r w:rsidRPr="00137DBA">
        <w:rPr>
          <w:rFonts w:ascii="Times New Roman" w:hAnsi="Times New Roman" w:cs="Times New Roman"/>
          <w:sz w:val="24"/>
          <w:szCs w:val="24"/>
        </w:rPr>
        <w:t xml:space="preserve">, </w:t>
      </w:r>
      <w:proofErr w:type="spellStart"/>
      <w:r w:rsidRPr="00137DBA">
        <w:rPr>
          <w:rFonts w:ascii="Times New Roman" w:hAnsi="Times New Roman" w:cs="Times New Roman"/>
          <w:i/>
          <w:sz w:val="24"/>
          <w:szCs w:val="24"/>
        </w:rPr>
        <w:t>Ascocentrum</w:t>
      </w:r>
      <w:proofErr w:type="spellEnd"/>
      <w:r w:rsidRPr="00137DBA">
        <w:rPr>
          <w:rFonts w:ascii="Times New Roman" w:hAnsi="Times New Roman" w:cs="Times New Roman"/>
          <w:sz w:val="24"/>
          <w:szCs w:val="24"/>
        </w:rPr>
        <w:t xml:space="preserve">, and </w:t>
      </w:r>
      <w:proofErr w:type="spellStart"/>
      <w:r w:rsidRPr="00137DBA">
        <w:rPr>
          <w:rFonts w:ascii="Times New Roman" w:hAnsi="Times New Roman" w:cs="Times New Roman"/>
          <w:i/>
          <w:sz w:val="24"/>
          <w:szCs w:val="24"/>
        </w:rPr>
        <w:t>Trudelia</w:t>
      </w:r>
      <w:proofErr w:type="spellEnd"/>
      <w:r w:rsidRPr="00137DBA">
        <w:rPr>
          <w:rFonts w:ascii="Times New Roman" w:hAnsi="Times New Roman" w:cs="Times New Roman"/>
          <w:sz w:val="24"/>
          <w:szCs w:val="24"/>
        </w:rPr>
        <w:t>. Most lithophytes are also epiphytes and share same anatomical adaptations as the later.</w:t>
      </w:r>
    </w:p>
    <w:p w:rsidR="00137DBA" w:rsidRDefault="00137DBA" w:rsidP="00EE54C2">
      <w:pPr>
        <w:spacing w:before="100" w:beforeAutospacing="1" w:after="100" w:afterAutospacing="1" w:line="360" w:lineRule="auto"/>
        <w:jc w:val="both"/>
        <w:rPr>
          <w:rFonts w:ascii="Times New Roman" w:hAnsi="Times New Roman" w:cs="Times New Roman"/>
          <w:sz w:val="24"/>
          <w:szCs w:val="24"/>
        </w:rPr>
      </w:pPr>
    </w:p>
    <w:p w:rsidR="00137DBA" w:rsidRDefault="00137DBA" w:rsidP="00EE54C2">
      <w:pPr>
        <w:spacing w:before="100" w:beforeAutospacing="1" w:after="100" w:afterAutospacing="1" w:line="360" w:lineRule="auto"/>
        <w:jc w:val="both"/>
        <w:rPr>
          <w:rFonts w:ascii="Times New Roman" w:hAnsi="Times New Roman" w:cs="Times New Roman"/>
          <w:sz w:val="24"/>
          <w:szCs w:val="24"/>
        </w:rPr>
      </w:pPr>
    </w:p>
    <w:p w:rsidR="00EE54C2" w:rsidRPr="00EE54C2" w:rsidRDefault="00EE54C2" w:rsidP="00EE54C2">
      <w:p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lastRenderedPageBreak/>
        <w:t xml:space="preserve">h). </w:t>
      </w:r>
      <w:proofErr w:type="spellStart"/>
      <w:r w:rsidRPr="00EE54C2">
        <w:rPr>
          <w:rFonts w:ascii="Times New Roman" w:hAnsi="Times New Roman" w:cs="Times New Roman"/>
          <w:sz w:val="24"/>
          <w:szCs w:val="24"/>
        </w:rPr>
        <w:t>Metallophytes</w:t>
      </w:r>
      <w:proofErr w:type="spellEnd"/>
      <w:r w:rsidRPr="00EE54C2">
        <w:rPr>
          <w:rFonts w:ascii="Times New Roman" w:hAnsi="Times New Roman" w:cs="Times New Roman"/>
          <w:sz w:val="24"/>
          <w:szCs w:val="24"/>
        </w:rPr>
        <w:t>:</w:t>
      </w:r>
    </w:p>
    <w:p w:rsidR="00EE54C2" w:rsidRPr="00EE54C2" w:rsidRDefault="00EE54C2" w:rsidP="00EE54C2">
      <w:pPr>
        <w:spacing w:before="100" w:beforeAutospacing="1" w:after="100" w:afterAutospacing="1" w:line="360" w:lineRule="auto"/>
        <w:jc w:val="both"/>
        <w:rPr>
          <w:rFonts w:ascii="Times New Roman" w:hAnsi="Times New Roman" w:cs="Times New Roman"/>
          <w:i/>
          <w:sz w:val="24"/>
          <w:szCs w:val="24"/>
        </w:rPr>
      </w:pPr>
      <w:r w:rsidRPr="00EE54C2">
        <w:rPr>
          <w:rFonts w:ascii="Times New Roman" w:hAnsi="Times New Roman" w:cs="Times New Roman"/>
          <w:sz w:val="24"/>
          <w:szCs w:val="24"/>
        </w:rPr>
        <w:t xml:space="preserve">Are plants adapted to natural habitats with toxic levels of metals such as Ni, Co, Cr and </w:t>
      </w:r>
      <w:proofErr w:type="spellStart"/>
      <w:r w:rsidRPr="00EE54C2">
        <w:rPr>
          <w:rFonts w:ascii="Times New Roman" w:hAnsi="Times New Roman" w:cs="Times New Roman"/>
          <w:sz w:val="24"/>
          <w:szCs w:val="24"/>
        </w:rPr>
        <w:t>Mn</w:t>
      </w:r>
      <w:proofErr w:type="spellEnd"/>
      <w:r w:rsidRPr="00EE54C2">
        <w:rPr>
          <w:rFonts w:ascii="Times New Roman" w:hAnsi="Times New Roman" w:cs="Times New Roman"/>
          <w:sz w:val="24"/>
          <w:szCs w:val="24"/>
        </w:rPr>
        <w:t xml:space="preserve">. Examples of metal-tolerant plants are </w:t>
      </w:r>
      <w:proofErr w:type="spellStart"/>
      <w:r w:rsidRPr="00EE54C2">
        <w:rPr>
          <w:rFonts w:ascii="Times New Roman" w:hAnsi="Times New Roman" w:cs="Times New Roman"/>
          <w:i/>
          <w:sz w:val="24"/>
          <w:szCs w:val="24"/>
        </w:rPr>
        <w:t>Myristica</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laurifolia</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Shorea</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tenuiramulosa</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Rinorea</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bengalensis</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Phyllanthus</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balgooyi</w:t>
      </w:r>
      <w:proofErr w:type="spellEnd"/>
      <w:r w:rsidRPr="00EE54C2">
        <w:rPr>
          <w:rFonts w:ascii="Times New Roman" w:hAnsi="Times New Roman" w:cs="Times New Roman"/>
          <w:i/>
          <w:sz w:val="24"/>
          <w:szCs w:val="24"/>
        </w:rPr>
        <w:t xml:space="preserve">, </w:t>
      </w:r>
      <w:r w:rsidRPr="00EE54C2">
        <w:rPr>
          <w:rFonts w:ascii="Times New Roman" w:hAnsi="Times New Roman" w:cs="Times New Roman"/>
          <w:sz w:val="24"/>
          <w:szCs w:val="24"/>
        </w:rPr>
        <w:t>and</w:t>
      </w:r>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Walsura</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monophylla</w:t>
      </w:r>
      <w:proofErr w:type="spellEnd"/>
      <w:r w:rsidRPr="00EE54C2">
        <w:rPr>
          <w:rFonts w:ascii="Times New Roman" w:hAnsi="Times New Roman" w:cs="Times New Roman"/>
          <w:i/>
          <w:sz w:val="24"/>
          <w:szCs w:val="24"/>
        </w:rPr>
        <w:t>.</w:t>
      </w:r>
    </w:p>
    <w:p w:rsidR="00EE54C2" w:rsidRPr="00EE54C2" w:rsidRDefault="00EE54C2" w:rsidP="00EE54C2">
      <w:pPr>
        <w:spacing w:before="100" w:beforeAutospacing="1" w:after="100" w:afterAutospacing="1" w:line="360" w:lineRule="auto"/>
        <w:jc w:val="both"/>
        <w:rPr>
          <w:rFonts w:ascii="Times New Roman" w:hAnsi="Times New Roman" w:cs="Times New Roman"/>
          <w:sz w:val="24"/>
          <w:szCs w:val="24"/>
        </w:rPr>
      </w:pPr>
      <w:r w:rsidRPr="00EE54C2">
        <w:rPr>
          <w:rFonts w:ascii="Times New Roman" w:hAnsi="Times New Roman" w:cs="Times New Roman"/>
          <w:sz w:val="24"/>
          <w:szCs w:val="24"/>
        </w:rPr>
        <w:t xml:space="preserve">Anatomical adaptations of </w:t>
      </w:r>
      <w:proofErr w:type="spellStart"/>
      <w:r w:rsidRPr="00EE54C2">
        <w:rPr>
          <w:rFonts w:ascii="Times New Roman" w:hAnsi="Times New Roman" w:cs="Times New Roman"/>
          <w:sz w:val="24"/>
          <w:szCs w:val="24"/>
        </w:rPr>
        <w:t>metallophytes</w:t>
      </w:r>
      <w:proofErr w:type="spellEnd"/>
      <w:r w:rsidRPr="00EE54C2">
        <w:rPr>
          <w:rFonts w:ascii="Times New Roman" w:hAnsi="Times New Roman" w:cs="Times New Roman"/>
          <w:sz w:val="24"/>
          <w:szCs w:val="24"/>
        </w:rPr>
        <w:t xml:space="preserve"> to their habitats include:</w:t>
      </w:r>
    </w:p>
    <w:p w:rsidR="00EE54C2" w:rsidRPr="00EE54C2" w:rsidRDefault="00EE54C2" w:rsidP="00EE54C2">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proofErr w:type="spellStart"/>
      <w:r w:rsidRPr="00EE54C2">
        <w:rPr>
          <w:rFonts w:ascii="Times New Roman" w:hAnsi="Times New Roman" w:cs="Times New Roman"/>
          <w:i/>
          <w:color w:val="000000"/>
          <w:sz w:val="24"/>
          <w:szCs w:val="24"/>
        </w:rPr>
        <w:t>Armeria</w:t>
      </w:r>
      <w:proofErr w:type="spellEnd"/>
      <w:r w:rsidRPr="00EE54C2">
        <w:rPr>
          <w:rFonts w:ascii="Times New Roman" w:hAnsi="Times New Roman" w:cs="Times New Roman"/>
          <w:i/>
          <w:color w:val="000000"/>
          <w:sz w:val="24"/>
          <w:szCs w:val="24"/>
        </w:rPr>
        <w:t xml:space="preserve"> </w:t>
      </w:r>
      <w:proofErr w:type="spellStart"/>
      <w:r w:rsidRPr="00EE54C2">
        <w:rPr>
          <w:rFonts w:ascii="Times New Roman" w:hAnsi="Times New Roman" w:cs="Times New Roman"/>
          <w:i/>
          <w:color w:val="000000"/>
          <w:sz w:val="24"/>
          <w:szCs w:val="24"/>
        </w:rPr>
        <w:t>maritima</w:t>
      </w:r>
      <w:proofErr w:type="spellEnd"/>
      <w:r w:rsidRPr="00EE54C2">
        <w:rPr>
          <w:rFonts w:ascii="Times New Roman" w:hAnsi="Times New Roman" w:cs="Times New Roman"/>
          <w:color w:val="000000"/>
          <w:sz w:val="24"/>
          <w:szCs w:val="24"/>
        </w:rPr>
        <w:t xml:space="preserve"> can thrive both in coastal salt marshes with a high </w:t>
      </w:r>
      <w:proofErr w:type="spellStart"/>
      <w:r w:rsidRPr="00EE54C2">
        <w:rPr>
          <w:rFonts w:ascii="Times New Roman" w:hAnsi="Times New Roman" w:cs="Times New Roman"/>
          <w:color w:val="000000"/>
          <w:sz w:val="24"/>
          <w:szCs w:val="24"/>
        </w:rPr>
        <w:t>NaCl</w:t>
      </w:r>
      <w:proofErr w:type="spellEnd"/>
      <w:r w:rsidRPr="00EE54C2">
        <w:rPr>
          <w:rFonts w:ascii="Times New Roman" w:hAnsi="Times New Roman" w:cs="Times New Roman"/>
          <w:color w:val="000000"/>
          <w:sz w:val="24"/>
          <w:szCs w:val="24"/>
        </w:rPr>
        <w:t xml:space="preserve"> content (ssp. </w:t>
      </w:r>
      <w:proofErr w:type="spellStart"/>
      <w:r w:rsidRPr="00EE54C2">
        <w:rPr>
          <w:rFonts w:ascii="Times New Roman" w:hAnsi="Times New Roman" w:cs="Times New Roman"/>
          <w:color w:val="000000"/>
          <w:sz w:val="24"/>
          <w:szCs w:val="24"/>
        </w:rPr>
        <w:t>maritima</w:t>
      </w:r>
      <w:proofErr w:type="spellEnd"/>
      <w:r w:rsidRPr="00EE54C2">
        <w:rPr>
          <w:rFonts w:ascii="Times New Roman" w:hAnsi="Times New Roman" w:cs="Times New Roman"/>
          <w:color w:val="000000"/>
          <w:sz w:val="24"/>
          <w:szCs w:val="24"/>
        </w:rPr>
        <w:t xml:space="preserve">) and on heavy metal heaps (ssp. </w:t>
      </w:r>
      <w:proofErr w:type="spellStart"/>
      <w:r w:rsidRPr="00EE54C2">
        <w:rPr>
          <w:rFonts w:ascii="Times New Roman" w:hAnsi="Times New Roman" w:cs="Times New Roman"/>
          <w:color w:val="000000"/>
          <w:sz w:val="24"/>
          <w:szCs w:val="24"/>
        </w:rPr>
        <w:t>halleri</w:t>
      </w:r>
      <w:proofErr w:type="spellEnd"/>
      <w:r w:rsidRPr="00EE54C2">
        <w:rPr>
          <w:rFonts w:ascii="Times New Roman" w:hAnsi="Times New Roman" w:cs="Times New Roman"/>
          <w:color w:val="000000"/>
          <w:sz w:val="24"/>
          <w:szCs w:val="24"/>
        </w:rPr>
        <w:t xml:space="preserve">). </w:t>
      </w:r>
      <w:bookmarkStart w:id="1" w:name="_GoBack"/>
      <w:r w:rsidRPr="00137DBA">
        <w:rPr>
          <w:rFonts w:ascii="Times New Roman" w:hAnsi="Times New Roman" w:cs="Times New Roman"/>
          <w:color w:val="000000"/>
          <w:sz w:val="24"/>
          <w:szCs w:val="24"/>
        </w:rPr>
        <w:t>This plant has special glands,</w:t>
      </w:r>
      <w:r w:rsidRPr="00EE54C2">
        <w:rPr>
          <w:rFonts w:ascii="Times New Roman" w:hAnsi="Times New Roman" w:cs="Times New Roman"/>
          <w:color w:val="000000"/>
          <w:sz w:val="24"/>
          <w:szCs w:val="24"/>
        </w:rPr>
        <w:t xml:space="preserve"> </w:t>
      </w:r>
      <w:bookmarkEnd w:id="1"/>
      <w:r w:rsidRPr="00EE54C2">
        <w:rPr>
          <w:rFonts w:ascii="Times New Roman" w:hAnsi="Times New Roman" w:cs="Times New Roman"/>
          <w:color w:val="000000"/>
          <w:sz w:val="24"/>
          <w:szCs w:val="24"/>
        </w:rPr>
        <w:t xml:space="preserve">developed from stomata, which apparently serve to excrete excess </w:t>
      </w:r>
      <w:proofErr w:type="spellStart"/>
      <w:r w:rsidRPr="00EE54C2">
        <w:rPr>
          <w:rFonts w:ascii="Times New Roman" w:hAnsi="Times New Roman" w:cs="Times New Roman"/>
          <w:color w:val="000000"/>
          <w:sz w:val="24"/>
          <w:szCs w:val="24"/>
        </w:rPr>
        <w:t>NaCl</w:t>
      </w:r>
      <w:proofErr w:type="spellEnd"/>
      <w:r w:rsidRPr="00EE54C2">
        <w:rPr>
          <w:rFonts w:ascii="Times New Roman" w:hAnsi="Times New Roman" w:cs="Times New Roman"/>
          <w:color w:val="000000"/>
          <w:sz w:val="24"/>
          <w:szCs w:val="24"/>
        </w:rPr>
        <w:t xml:space="preserve">. Similar glands might also be used to transfer the surplus of heavy metals to the outside by the </w:t>
      </w:r>
      <w:proofErr w:type="spellStart"/>
      <w:r w:rsidRPr="00EE54C2">
        <w:rPr>
          <w:rFonts w:ascii="Times New Roman" w:hAnsi="Times New Roman" w:cs="Times New Roman"/>
          <w:color w:val="000000"/>
          <w:sz w:val="24"/>
          <w:szCs w:val="24"/>
        </w:rPr>
        <w:t>metallophyte</w:t>
      </w:r>
      <w:proofErr w:type="spellEnd"/>
      <w:r w:rsidRPr="00EE54C2">
        <w:rPr>
          <w:rFonts w:ascii="Times New Roman" w:hAnsi="Times New Roman" w:cs="Times New Roman"/>
          <w:color w:val="000000"/>
          <w:sz w:val="24"/>
          <w:szCs w:val="24"/>
        </w:rPr>
        <w:t xml:space="preserve"> </w:t>
      </w:r>
      <w:r w:rsidRPr="00EE54C2">
        <w:rPr>
          <w:rFonts w:ascii="Times New Roman" w:hAnsi="Times New Roman" w:cs="Times New Roman"/>
          <w:i/>
          <w:color w:val="000000"/>
          <w:sz w:val="24"/>
          <w:szCs w:val="24"/>
        </w:rPr>
        <w:t xml:space="preserve">A. </w:t>
      </w:r>
      <w:proofErr w:type="spellStart"/>
      <w:r w:rsidRPr="00EE54C2">
        <w:rPr>
          <w:rFonts w:ascii="Times New Roman" w:hAnsi="Times New Roman" w:cs="Times New Roman"/>
          <w:i/>
          <w:color w:val="000000"/>
          <w:sz w:val="24"/>
          <w:szCs w:val="24"/>
        </w:rPr>
        <w:t>maritima</w:t>
      </w:r>
      <w:proofErr w:type="spellEnd"/>
      <w:r w:rsidRPr="00EE54C2">
        <w:rPr>
          <w:rFonts w:ascii="Times New Roman" w:hAnsi="Times New Roman" w:cs="Times New Roman"/>
          <w:color w:val="000000"/>
          <w:sz w:val="24"/>
          <w:szCs w:val="24"/>
        </w:rPr>
        <w:t xml:space="preserve"> ssp. </w:t>
      </w:r>
      <w:proofErr w:type="spellStart"/>
      <w:r w:rsidRPr="00EE54C2">
        <w:rPr>
          <w:rFonts w:ascii="Times New Roman" w:hAnsi="Times New Roman" w:cs="Times New Roman"/>
          <w:color w:val="000000"/>
          <w:sz w:val="24"/>
          <w:szCs w:val="24"/>
        </w:rPr>
        <w:t>halleri</w:t>
      </w:r>
      <w:proofErr w:type="spellEnd"/>
      <w:r w:rsidRPr="00EE54C2">
        <w:rPr>
          <w:rFonts w:ascii="Times New Roman" w:hAnsi="Times New Roman" w:cs="Times New Roman"/>
          <w:color w:val="000000"/>
          <w:sz w:val="24"/>
          <w:szCs w:val="24"/>
        </w:rPr>
        <w:t>. However, this has not yet been verified.</w:t>
      </w:r>
    </w:p>
    <w:p w:rsidR="00EE54C2" w:rsidRPr="00EE54C2" w:rsidRDefault="00EE54C2" w:rsidP="00EE54C2">
      <w:pPr>
        <w:pStyle w:val="ListParagraph"/>
        <w:autoSpaceDE w:val="0"/>
        <w:autoSpaceDN w:val="0"/>
        <w:adjustRightInd w:val="0"/>
        <w:spacing w:after="0" w:line="360" w:lineRule="auto"/>
        <w:jc w:val="both"/>
        <w:rPr>
          <w:rFonts w:ascii="Times New Roman" w:hAnsi="Times New Roman" w:cs="Times New Roman"/>
          <w:sz w:val="24"/>
          <w:szCs w:val="24"/>
        </w:rPr>
      </w:pPr>
    </w:p>
    <w:p w:rsidR="00EE54C2" w:rsidRPr="00EE54C2" w:rsidRDefault="00EE54C2" w:rsidP="00EE54C2">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EE54C2">
        <w:rPr>
          <w:rFonts w:ascii="Times New Roman" w:hAnsi="Times New Roman" w:cs="Times New Roman"/>
          <w:sz w:val="24"/>
          <w:szCs w:val="24"/>
        </w:rPr>
        <w:t>The Zn - and Cd-</w:t>
      </w:r>
      <w:proofErr w:type="spellStart"/>
      <w:r w:rsidRPr="00EE54C2">
        <w:rPr>
          <w:rFonts w:ascii="Times New Roman" w:hAnsi="Times New Roman" w:cs="Times New Roman"/>
          <w:sz w:val="24"/>
          <w:szCs w:val="24"/>
        </w:rPr>
        <w:t>hyperaccumulator</w:t>
      </w:r>
      <w:proofErr w:type="spellEnd"/>
      <w:r w:rsidRPr="00EE54C2">
        <w:rPr>
          <w:rFonts w:ascii="Times New Roman" w:hAnsi="Times New Roman" w:cs="Times New Roman"/>
          <w:sz w:val="24"/>
          <w:szCs w:val="24"/>
        </w:rPr>
        <w:t xml:space="preserve"> </w:t>
      </w:r>
      <w:proofErr w:type="spellStart"/>
      <w:r w:rsidRPr="00EE54C2">
        <w:rPr>
          <w:rFonts w:ascii="Times New Roman" w:hAnsi="Times New Roman" w:cs="Times New Roman"/>
          <w:i/>
          <w:sz w:val="24"/>
          <w:szCs w:val="24"/>
        </w:rPr>
        <w:t>Thlaspi</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caerulescens</w:t>
      </w:r>
      <w:proofErr w:type="spellEnd"/>
      <w:r w:rsidRPr="00EE54C2">
        <w:rPr>
          <w:rFonts w:ascii="Times New Roman" w:hAnsi="Times New Roman" w:cs="Times New Roman"/>
          <w:sz w:val="24"/>
          <w:szCs w:val="24"/>
        </w:rPr>
        <w:t xml:space="preserve"> has recently been shown to possess a </w:t>
      </w:r>
      <w:proofErr w:type="spellStart"/>
      <w:r w:rsidRPr="00EE54C2">
        <w:rPr>
          <w:rFonts w:ascii="Times New Roman" w:hAnsi="Times New Roman" w:cs="Times New Roman"/>
          <w:sz w:val="24"/>
          <w:szCs w:val="24"/>
        </w:rPr>
        <w:t>peri</w:t>
      </w:r>
      <w:proofErr w:type="spellEnd"/>
      <w:r w:rsidRPr="00EE54C2">
        <w:rPr>
          <w:rFonts w:ascii="Times New Roman" w:hAnsi="Times New Roman" w:cs="Times New Roman"/>
          <w:sz w:val="24"/>
          <w:szCs w:val="24"/>
        </w:rPr>
        <w:t>-endodermal layer of cells with irregularly thickened tangential cell walls impregnated by lignin. This structure is lacking in the non-</w:t>
      </w:r>
      <w:proofErr w:type="spellStart"/>
      <w:r w:rsidRPr="00EE54C2">
        <w:rPr>
          <w:rFonts w:ascii="Times New Roman" w:hAnsi="Times New Roman" w:cs="Times New Roman"/>
          <w:sz w:val="24"/>
          <w:szCs w:val="24"/>
        </w:rPr>
        <w:t>metallophyte</w:t>
      </w:r>
      <w:proofErr w:type="spellEnd"/>
      <w:r w:rsidRPr="00EE54C2">
        <w:rPr>
          <w:rFonts w:ascii="Times New Roman" w:hAnsi="Times New Roman" w:cs="Times New Roman"/>
          <w:sz w:val="24"/>
          <w:szCs w:val="24"/>
        </w:rPr>
        <w:t xml:space="preserve"> </w:t>
      </w:r>
      <w:proofErr w:type="spellStart"/>
      <w:r w:rsidRPr="00EE54C2">
        <w:rPr>
          <w:rFonts w:ascii="Times New Roman" w:hAnsi="Times New Roman" w:cs="Times New Roman"/>
          <w:i/>
          <w:sz w:val="24"/>
          <w:szCs w:val="24"/>
        </w:rPr>
        <w:t>Thlaspi</w:t>
      </w:r>
      <w:proofErr w:type="spellEnd"/>
      <w:r w:rsidRPr="00EE54C2">
        <w:rPr>
          <w:rFonts w:ascii="Times New Roman" w:hAnsi="Times New Roman" w:cs="Times New Roman"/>
          <w:i/>
          <w:sz w:val="24"/>
          <w:szCs w:val="24"/>
        </w:rPr>
        <w:t xml:space="preserve"> </w:t>
      </w:r>
      <w:proofErr w:type="spellStart"/>
      <w:r w:rsidRPr="00EE54C2">
        <w:rPr>
          <w:rFonts w:ascii="Times New Roman" w:hAnsi="Times New Roman" w:cs="Times New Roman"/>
          <w:i/>
          <w:sz w:val="24"/>
          <w:szCs w:val="24"/>
        </w:rPr>
        <w:t>arvense</w:t>
      </w:r>
      <w:proofErr w:type="spellEnd"/>
      <w:r w:rsidRPr="00EE54C2">
        <w:rPr>
          <w:rFonts w:ascii="Times New Roman" w:hAnsi="Times New Roman" w:cs="Times New Roman"/>
          <w:sz w:val="24"/>
          <w:szCs w:val="24"/>
        </w:rPr>
        <w:t>, and could be involved in metal detoxification.</w:t>
      </w:r>
    </w:p>
    <w:p w:rsidR="00EE54C2" w:rsidRPr="00EE54C2" w:rsidRDefault="00EE54C2" w:rsidP="00EE54C2">
      <w:pPr>
        <w:spacing w:before="100" w:beforeAutospacing="1" w:after="100" w:afterAutospacing="1" w:line="360" w:lineRule="auto"/>
        <w:rPr>
          <w:rFonts w:ascii="Times New Roman" w:hAnsi="Times New Roman" w:cs="Times New Roman"/>
          <w:b/>
          <w:sz w:val="24"/>
          <w:szCs w:val="24"/>
        </w:rPr>
      </w:pPr>
    </w:p>
    <w:p w:rsidR="00704135" w:rsidRPr="00EE54C2" w:rsidRDefault="00704135">
      <w:pPr>
        <w:rPr>
          <w:rFonts w:ascii="Times New Roman" w:hAnsi="Times New Roman" w:cs="Times New Roman"/>
          <w:sz w:val="24"/>
          <w:szCs w:val="24"/>
        </w:rPr>
      </w:pPr>
    </w:p>
    <w:p w:rsidR="00704135" w:rsidRPr="00EE54C2" w:rsidRDefault="00704135">
      <w:pPr>
        <w:rPr>
          <w:rFonts w:ascii="Times New Roman" w:hAnsi="Times New Roman" w:cs="Times New Roman"/>
          <w:sz w:val="24"/>
          <w:szCs w:val="24"/>
        </w:rPr>
      </w:pPr>
    </w:p>
    <w:sectPr w:rsidR="00704135" w:rsidRPr="00EE5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303316"/>
    <w:multiLevelType w:val="hybridMultilevel"/>
    <w:tmpl w:val="CC0C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FED0D7F"/>
    <w:multiLevelType w:val="hybridMultilevel"/>
    <w:tmpl w:val="3C306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306E80"/>
    <w:multiLevelType w:val="hybridMultilevel"/>
    <w:tmpl w:val="EB5E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7297D1C"/>
    <w:multiLevelType w:val="hybridMultilevel"/>
    <w:tmpl w:val="E940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811DB5"/>
    <w:multiLevelType w:val="hybridMultilevel"/>
    <w:tmpl w:val="C1F8B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8268AE"/>
    <w:multiLevelType w:val="hybridMultilevel"/>
    <w:tmpl w:val="6BA88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B4F655A"/>
    <w:multiLevelType w:val="hybridMultilevel"/>
    <w:tmpl w:val="F9D8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6"/>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1D6"/>
    <w:rsid w:val="00137DBA"/>
    <w:rsid w:val="004D40CC"/>
    <w:rsid w:val="00704135"/>
    <w:rsid w:val="00791BCD"/>
    <w:rsid w:val="007C31D6"/>
    <w:rsid w:val="009C4B9D"/>
    <w:rsid w:val="00B95A90"/>
    <w:rsid w:val="00BA0AA0"/>
    <w:rsid w:val="00BE2FE9"/>
    <w:rsid w:val="00EE54C2"/>
    <w:rsid w:val="00F84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8886A-0A04-40E7-BC61-D10184CD7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40D7"/>
    <w:pPr>
      <w:ind w:left="720"/>
      <w:contextualSpacing/>
    </w:pPr>
  </w:style>
  <w:style w:type="character" w:customStyle="1" w:styleId="detailtext">
    <w:name w:val="detailtext"/>
    <w:basedOn w:val="DefaultParagraphFont"/>
    <w:rsid w:val="00EE5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1435</Words>
  <Characters>8184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2022-12-15T13:22:00Z</dcterms:created>
  <dcterms:modified xsi:type="dcterms:W3CDTF">2022-12-15T13:22:00Z</dcterms:modified>
</cp:coreProperties>
</file>